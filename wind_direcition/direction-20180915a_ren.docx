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C3B565" w14:textId="77777777" w:rsidR="002D0F6C" w:rsidRPr="00CA1091" w:rsidRDefault="005C32B8" w:rsidP="00CA6DFB">
      <w:pPr>
        <w:spacing w:before="1985" w:after="340"/>
        <w:ind w:right="-176"/>
        <w:rPr>
          <w:rFonts w:ascii="Arial" w:hAnsi="Arial" w:cs="Arial"/>
          <w:b/>
          <w:sz w:val="28"/>
          <w:szCs w:val="28"/>
          <w:lang w:val="en-GB" w:eastAsia="zh-CN"/>
        </w:rPr>
      </w:pPr>
      <w:r w:rsidRPr="00707EEE">
        <w:rPr>
          <w:rFonts w:ascii="Arial" w:hAnsi="Arial" w:cs="Arial"/>
          <w:b/>
          <w:sz w:val="28"/>
          <w:szCs w:val="28"/>
          <w:lang w:val="en-GB"/>
        </w:rPr>
        <w:t>Wind Directions Retrieval from SAR Image</w:t>
      </w:r>
      <w:r w:rsidR="008C1AA5">
        <w:rPr>
          <w:rFonts w:ascii="Arial" w:hAnsi="Arial" w:cs="Arial"/>
          <w:b/>
          <w:sz w:val="28"/>
          <w:szCs w:val="28"/>
          <w:lang w:val="en-GB"/>
        </w:rPr>
        <w:t xml:space="preserve"> </w:t>
      </w:r>
      <w:r w:rsidR="001F2296">
        <w:rPr>
          <w:rFonts w:ascii="Arial" w:hAnsi="Arial" w:cs="Arial" w:hint="eastAsia"/>
          <w:b/>
          <w:sz w:val="28"/>
          <w:szCs w:val="28"/>
          <w:lang w:val="en-GB" w:eastAsia="zh-CN"/>
        </w:rPr>
        <w:t xml:space="preserve">Combining the </w:t>
      </w:r>
      <w:r w:rsidR="001F2296" w:rsidRPr="001F2296">
        <w:rPr>
          <w:rFonts w:ascii="Arial" w:hAnsi="Arial" w:cs="Arial"/>
          <w:b/>
          <w:sz w:val="28"/>
          <w:szCs w:val="28"/>
          <w:lang w:val="en-GB" w:eastAsia="zh-CN"/>
        </w:rPr>
        <w:t xml:space="preserve">Spatial and </w:t>
      </w:r>
      <w:r w:rsidR="001F2296">
        <w:rPr>
          <w:rFonts w:ascii="Arial" w:hAnsi="Arial" w:cs="Arial" w:hint="eastAsia"/>
          <w:b/>
          <w:sz w:val="28"/>
          <w:szCs w:val="28"/>
          <w:lang w:val="en-GB" w:eastAsia="zh-CN"/>
        </w:rPr>
        <w:t>Spectral</w:t>
      </w:r>
      <w:r w:rsidR="008C1AA5">
        <w:rPr>
          <w:rFonts w:ascii="Arial" w:hAnsi="Arial" w:cs="Arial"/>
          <w:b/>
          <w:sz w:val="28"/>
          <w:szCs w:val="28"/>
          <w:lang w:val="en-GB" w:eastAsia="zh-CN"/>
        </w:rPr>
        <w:t xml:space="preserve"> </w:t>
      </w:r>
      <w:r w:rsidR="002B412D">
        <w:rPr>
          <w:rFonts w:ascii="Arial" w:hAnsi="Arial" w:cs="Arial" w:hint="eastAsia"/>
          <w:b/>
          <w:sz w:val="28"/>
          <w:szCs w:val="28"/>
          <w:lang w:val="en-GB" w:eastAsia="zh-CN"/>
        </w:rPr>
        <w:t>D</w:t>
      </w:r>
      <w:r w:rsidR="001F2296" w:rsidRPr="001F2296">
        <w:rPr>
          <w:rFonts w:ascii="Arial" w:hAnsi="Arial" w:cs="Arial"/>
          <w:b/>
          <w:sz w:val="28"/>
          <w:szCs w:val="28"/>
          <w:lang w:val="en-GB" w:eastAsia="zh-CN"/>
        </w:rPr>
        <w:t>omains</w:t>
      </w:r>
      <w:r w:rsidR="001F2296">
        <w:rPr>
          <w:rFonts w:ascii="Arial" w:hAnsi="Arial" w:cs="Arial" w:hint="eastAsia"/>
          <w:b/>
          <w:sz w:val="28"/>
          <w:szCs w:val="28"/>
          <w:lang w:val="en-GB" w:eastAsia="zh-CN"/>
        </w:rPr>
        <w:t xml:space="preserve">: A </w:t>
      </w:r>
      <w:r w:rsidR="002B412D">
        <w:rPr>
          <w:rFonts w:ascii="Arial" w:hAnsi="Arial" w:cs="Arial"/>
          <w:b/>
          <w:sz w:val="28"/>
          <w:szCs w:val="28"/>
          <w:lang w:val="en-GB" w:eastAsia="zh-CN"/>
        </w:rPr>
        <w:t>Novel</w:t>
      </w:r>
      <w:r w:rsidR="001F2296">
        <w:rPr>
          <w:rFonts w:ascii="Arial" w:hAnsi="Arial" w:cs="Arial" w:hint="eastAsia"/>
          <w:b/>
          <w:sz w:val="28"/>
          <w:szCs w:val="28"/>
          <w:lang w:val="en-GB" w:eastAsia="zh-CN"/>
        </w:rPr>
        <w:t xml:space="preserve"> Approach </w:t>
      </w:r>
      <w:r w:rsidR="002B412D">
        <w:rPr>
          <w:rFonts w:ascii="Arial" w:hAnsi="Arial" w:cs="Arial" w:hint="eastAsia"/>
          <w:b/>
          <w:sz w:val="28"/>
          <w:szCs w:val="28"/>
          <w:lang w:val="en-GB" w:eastAsia="zh-CN"/>
        </w:rPr>
        <w:t>U</w:t>
      </w:r>
      <w:r w:rsidR="001F2296">
        <w:rPr>
          <w:rFonts w:ascii="Arial" w:hAnsi="Arial" w:cs="Arial" w:hint="eastAsia"/>
          <w:b/>
          <w:sz w:val="28"/>
          <w:szCs w:val="28"/>
          <w:lang w:val="en-GB" w:eastAsia="zh-CN"/>
        </w:rPr>
        <w:t xml:space="preserve">sing a Modified </w:t>
      </w:r>
      <w:r w:rsidR="00E329F8" w:rsidRPr="00707EEE">
        <w:rPr>
          <w:rFonts w:ascii="Arial" w:hAnsi="Arial" w:cs="Arial"/>
          <w:b/>
          <w:sz w:val="28"/>
          <w:szCs w:val="28"/>
          <w:lang w:val="en-GB"/>
        </w:rPr>
        <w:t>Circle Median Filter</w:t>
      </w:r>
    </w:p>
    <w:p w14:paraId="3512EA30" w14:textId="77777777" w:rsidR="002D0F6C" w:rsidRPr="00CA6DFB" w:rsidRDefault="005C32B8" w:rsidP="00B75124">
      <w:pPr>
        <w:ind w:right="-174"/>
        <w:rPr>
          <w:rFonts w:ascii="Arial" w:hAnsi="Arial" w:cs="Arial"/>
          <w:bCs/>
          <w:sz w:val="18"/>
          <w:szCs w:val="18"/>
          <w:lang w:val="en-GB"/>
        </w:rPr>
      </w:pPr>
      <w:r>
        <w:rPr>
          <w:rFonts w:ascii="Arial" w:hAnsi="Arial" w:cs="Arial"/>
          <w:bCs/>
          <w:sz w:val="18"/>
          <w:szCs w:val="18"/>
          <w:lang w:val="en-GB"/>
        </w:rPr>
        <w:t>Chao Yang</w:t>
      </w:r>
      <w:proofErr w:type="gramStart"/>
      <w:r w:rsidRPr="00CA6DFB">
        <w:rPr>
          <w:rFonts w:ascii="Arial" w:hAnsi="Arial" w:cs="Arial"/>
          <w:bCs/>
          <w:sz w:val="18"/>
          <w:szCs w:val="18"/>
          <w:vertAlign w:val="superscript"/>
          <w:lang w:val="en-GB"/>
        </w:rPr>
        <w:t>1,a</w:t>
      </w:r>
      <w:proofErr w:type="gramEnd"/>
      <w:r w:rsidRPr="00CA6DFB">
        <w:rPr>
          <w:rFonts w:ascii="Arial" w:hAnsi="Arial" w:cs="Arial"/>
          <w:bCs/>
          <w:sz w:val="18"/>
          <w:szCs w:val="18"/>
          <w:lang w:val="en-GB"/>
        </w:rPr>
        <w:t xml:space="preserve">, </w:t>
      </w:r>
      <w:proofErr w:type="spellStart"/>
      <w:r>
        <w:rPr>
          <w:rFonts w:ascii="Arial" w:hAnsi="Arial" w:cs="Arial"/>
          <w:bCs/>
          <w:sz w:val="18"/>
          <w:szCs w:val="18"/>
          <w:lang w:val="en-GB"/>
        </w:rPr>
        <w:t>Kaijun</w:t>
      </w:r>
      <w:proofErr w:type="spellEnd"/>
      <w:r>
        <w:rPr>
          <w:rFonts w:ascii="Arial" w:hAnsi="Arial" w:cs="Arial"/>
          <w:bCs/>
          <w:sz w:val="18"/>
          <w:szCs w:val="18"/>
          <w:lang w:val="en-GB"/>
        </w:rPr>
        <w:t xml:space="preserve"> Ren</w:t>
      </w:r>
      <w:r w:rsidR="001416D3" w:rsidRPr="001416D3">
        <w:rPr>
          <w:rFonts w:ascii="Arial" w:hAnsi="Arial" w:cs="Arial"/>
          <w:bCs/>
          <w:sz w:val="18"/>
          <w:szCs w:val="18"/>
          <w:vertAlign w:val="superscript"/>
          <w:lang w:val="en-GB"/>
        </w:rPr>
        <w:t>1,</w:t>
      </w:r>
      <w:r w:rsidRPr="00CA6DFB">
        <w:rPr>
          <w:rFonts w:ascii="Arial" w:hAnsi="Arial" w:cs="Arial"/>
          <w:bCs/>
          <w:sz w:val="18"/>
          <w:szCs w:val="18"/>
          <w:vertAlign w:val="superscript"/>
          <w:lang w:val="en-GB"/>
        </w:rPr>
        <w:t>2</w:t>
      </w:r>
      <w:r w:rsidR="003640DB">
        <w:rPr>
          <w:rFonts w:ascii="Arial" w:hAnsi="Arial" w:cs="Arial"/>
          <w:bCs/>
          <w:sz w:val="18"/>
          <w:szCs w:val="18"/>
          <w:lang w:val="en-GB"/>
        </w:rPr>
        <w:t>, Dongxiang Zhang</w:t>
      </w:r>
      <w:r w:rsidR="003640DB" w:rsidRPr="00CA6DFB">
        <w:rPr>
          <w:rFonts w:ascii="Arial" w:hAnsi="Arial" w:cs="Arial"/>
          <w:bCs/>
          <w:sz w:val="18"/>
          <w:szCs w:val="18"/>
          <w:vertAlign w:val="superscript"/>
          <w:lang w:val="en-GB"/>
        </w:rPr>
        <w:t>1</w:t>
      </w:r>
      <w:r w:rsidR="003640DB">
        <w:rPr>
          <w:rFonts w:ascii="Arial" w:hAnsi="Arial" w:cs="Arial"/>
          <w:bCs/>
          <w:sz w:val="18"/>
          <w:szCs w:val="18"/>
          <w:lang w:val="en-GB"/>
        </w:rPr>
        <w:t xml:space="preserve"> and </w:t>
      </w:r>
      <w:proofErr w:type="spellStart"/>
      <w:r w:rsidR="003640DB">
        <w:rPr>
          <w:rFonts w:ascii="Arial" w:hAnsi="Arial" w:cs="Arial"/>
          <w:bCs/>
          <w:sz w:val="18"/>
          <w:szCs w:val="18"/>
          <w:lang w:val="en-GB"/>
        </w:rPr>
        <w:t>Weichen</w:t>
      </w:r>
      <w:proofErr w:type="spellEnd"/>
      <w:r w:rsidR="003640DB">
        <w:rPr>
          <w:rFonts w:ascii="Arial" w:hAnsi="Arial" w:cs="Arial"/>
          <w:bCs/>
          <w:sz w:val="18"/>
          <w:szCs w:val="18"/>
          <w:lang w:val="en-GB"/>
        </w:rPr>
        <w:t xml:space="preserve"> Ni</w:t>
      </w:r>
      <w:r w:rsidR="003640DB" w:rsidRPr="003640DB">
        <w:rPr>
          <w:rFonts w:ascii="Arial" w:hAnsi="Arial" w:cs="Arial"/>
          <w:bCs/>
          <w:sz w:val="18"/>
          <w:szCs w:val="18"/>
          <w:vertAlign w:val="superscript"/>
          <w:lang w:val="en-GB"/>
        </w:rPr>
        <w:t>1</w:t>
      </w:r>
    </w:p>
    <w:p w14:paraId="31AF0F13" w14:textId="77777777" w:rsidR="005C32B8" w:rsidRPr="00CA6DFB" w:rsidRDefault="005C32B8" w:rsidP="005C32B8">
      <w:pPr>
        <w:spacing w:before="170"/>
        <w:ind w:right="-174"/>
        <w:rPr>
          <w:rFonts w:ascii="Arial" w:hAnsi="Arial" w:cs="Arial"/>
          <w:bCs/>
          <w:i/>
          <w:iCs/>
          <w:sz w:val="16"/>
          <w:szCs w:val="16"/>
          <w:lang w:val="en-GB"/>
        </w:rPr>
      </w:pPr>
      <w:r w:rsidRPr="00CA6DFB">
        <w:rPr>
          <w:rFonts w:ascii="Arial" w:hAnsi="Arial" w:cs="Arial"/>
          <w:bCs/>
          <w:i/>
          <w:sz w:val="16"/>
          <w:szCs w:val="16"/>
          <w:vertAlign w:val="superscript"/>
          <w:lang w:val="en-GB"/>
        </w:rPr>
        <w:t>1</w:t>
      </w:r>
      <w:r>
        <w:rPr>
          <w:rFonts w:ascii="Arial" w:hAnsi="Arial" w:cs="Arial"/>
          <w:bCs/>
          <w:i/>
          <w:iCs/>
          <w:sz w:val="16"/>
          <w:szCs w:val="16"/>
          <w:lang w:val="en-GB"/>
        </w:rPr>
        <w:t xml:space="preserve">National University of </w:t>
      </w:r>
      <w:proofErr w:type="spellStart"/>
      <w:r>
        <w:rPr>
          <w:rFonts w:ascii="Arial" w:hAnsi="Arial" w:cs="Arial"/>
          <w:bCs/>
          <w:i/>
          <w:iCs/>
          <w:sz w:val="16"/>
          <w:szCs w:val="16"/>
          <w:lang w:val="en-GB"/>
        </w:rPr>
        <w:t>Defens</w:t>
      </w:r>
      <w:r w:rsidRPr="00B10ED2">
        <w:rPr>
          <w:rFonts w:ascii="Arial" w:hAnsi="Arial" w:cs="Arial"/>
          <w:bCs/>
          <w:i/>
          <w:iCs/>
          <w:sz w:val="16"/>
          <w:szCs w:val="16"/>
          <w:lang w:val="en-GB"/>
        </w:rPr>
        <w:t>e</w:t>
      </w:r>
      <w:proofErr w:type="spellEnd"/>
      <w:r w:rsidRPr="00B10ED2">
        <w:rPr>
          <w:rFonts w:ascii="Arial" w:hAnsi="Arial" w:cs="Arial"/>
          <w:bCs/>
          <w:i/>
          <w:iCs/>
          <w:sz w:val="16"/>
          <w:szCs w:val="16"/>
          <w:lang w:val="en-GB"/>
        </w:rPr>
        <w:t xml:space="preserve"> Technology, College of Computer, Changsha 410073, China</w:t>
      </w:r>
    </w:p>
    <w:p w14:paraId="23E22B5D" w14:textId="77777777" w:rsidR="005C32B8" w:rsidRPr="00CA6DFB" w:rsidRDefault="005C32B8" w:rsidP="005C32B8">
      <w:pPr>
        <w:ind w:right="-174"/>
        <w:rPr>
          <w:rFonts w:ascii="Arial" w:hAnsi="Arial" w:cs="Arial"/>
          <w:bCs/>
          <w:i/>
          <w:iCs/>
          <w:sz w:val="16"/>
          <w:szCs w:val="16"/>
          <w:lang w:val="en-GB"/>
        </w:rPr>
      </w:pPr>
      <w:r w:rsidRPr="00CA6DFB">
        <w:rPr>
          <w:rFonts w:ascii="Arial" w:hAnsi="Arial" w:cs="Arial"/>
          <w:bCs/>
          <w:i/>
          <w:iCs/>
          <w:sz w:val="16"/>
          <w:szCs w:val="16"/>
          <w:vertAlign w:val="superscript"/>
          <w:lang w:val="en-GB"/>
        </w:rPr>
        <w:t>2</w:t>
      </w:r>
      <w:r w:rsidRPr="00B10ED2">
        <w:rPr>
          <w:rFonts w:ascii="Arial" w:hAnsi="Arial" w:cs="Arial"/>
          <w:bCs/>
          <w:i/>
          <w:iCs/>
          <w:sz w:val="16"/>
          <w:szCs w:val="16"/>
          <w:lang w:val="en-GB"/>
        </w:rPr>
        <w:t xml:space="preserve">National University of </w:t>
      </w:r>
      <w:proofErr w:type="spellStart"/>
      <w:r w:rsidRPr="00B10ED2">
        <w:rPr>
          <w:rFonts w:ascii="Arial" w:hAnsi="Arial" w:cs="Arial"/>
          <w:bCs/>
          <w:i/>
          <w:iCs/>
          <w:sz w:val="16"/>
          <w:szCs w:val="16"/>
          <w:lang w:val="en-GB"/>
        </w:rPr>
        <w:t>Defense</w:t>
      </w:r>
      <w:proofErr w:type="spellEnd"/>
      <w:r w:rsidRPr="00B10ED2">
        <w:rPr>
          <w:rFonts w:ascii="Arial" w:hAnsi="Arial" w:cs="Arial"/>
          <w:bCs/>
          <w:i/>
          <w:iCs/>
          <w:sz w:val="16"/>
          <w:szCs w:val="16"/>
          <w:lang w:val="en-GB"/>
        </w:rPr>
        <w:t xml:space="preserve"> Technology, College of Meteorology and Oceanography, Changsha 410073, China</w:t>
      </w:r>
    </w:p>
    <w:p w14:paraId="36A651FF" w14:textId="77777777" w:rsidR="002D0F6C" w:rsidRPr="00CA6DFB" w:rsidRDefault="002D0F6C" w:rsidP="001F2296">
      <w:pPr>
        <w:spacing w:before="454" w:after="567" w:line="276" w:lineRule="auto"/>
        <w:ind w:left="851" w:right="851"/>
        <w:jc w:val="both"/>
        <w:rPr>
          <w:rFonts w:ascii="Times New Roman" w:hAnsi="Times New Roman" w:cs="Times New Roman"/>
          <w:sz w:val="17"/>
          <w:szCs w:val="17"/>
          <w:lang w:val="en-GB" w:eastAsia="zh-CN"/>
        </w:rPr>
      </w:pPr>
      <w:r w:rsidRPr="00CA6DFB">
        <w:rPr>
          <w:rFonts w:ascii="Times New Roman" w:hAnsi="Times New Roman" w:cs="Times New Roman"/>
          <w:b/>
          <w:sz w:val="17"/>
          <w:szCs w:val="17"/>
          <w:lang w:val="en-GB"/>
        </w:rPr>
        <w:t>Abstract.</w:t>
      </w:r>
      <w:r w:rsidR="004E6B70">
        <w:rPr>
          <w:rFonts w:ascii="Times New Roman" w:hAnsi="Times New Roman" w:cs="Times New Roman"/>
          <w:b/>
          <w:sz w:val="17"/>
          <w:szCs w:val="17"/>
          <w:lang w:val="en-GB"/>
        </w:rPr>
        <w:t xml:space="preserve">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Sea surface wind is 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>of great</w:t>
      </w:r>
      <w:r w:rsidR="004E6B70">
        <w:rPr>
          <w:rFonts w:ascii="Times New Roman" w:hAnsi="Times New Roman" w:cs="Times New Roman"/>
          <w:sz w:val="17"/>
          <w:szCs w:val="17"/>
          <w:lang w:val="en-GB" w:eastAsia="zh-CN"/>
        </w:rPr>
        <w:t xml:space="preserve">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importan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>ce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 for weather forecasts, oil spill monitoring, 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>etc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. </w:t>
      </w:r>
      <w:r w:rsidR="0009714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Currently, </w:t>
      </w:r>
      <w:r w:rsidR="00D1425F">
        <w:rPr>
          <w:rFonts w:ascii="Times New Roman" w:hAnsi="Times New Roman" w:cs="Times New Roman" w:hint="eastAsia"/>
          <w:sz w:val="17"/>
          <w:szCs w:val="17"/>
          <w:lang w:val="en-GB" w:eastAsia="zh-CN"/>
        </w:rPr>
        <w:t>s</w:t>
      </w:r>
      <w:r w:rsidR="00D1425F" w:rsidRPr="00B45657">
        <w:rPr>
          <w:rFonts w:ascii="Times New Roman" w:hAnsi="Times New Roman" w:cs="Times New Roman"/>
          <w:sz w:val="17"/>
          <w:szCs w:val="17"/>
          <w:lang w:val="en-GB"/>
        </w:rPr>
        <w:t>ea surface wind</w:t>
      </w:r>
      <w:r w:rsidR="00D1425F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by using reversion techniques </w:t>
      </w:r>
      <w:r w:rsidR="00D1425F" w:rsidRPr="00E329F8">
        <w:rPr>
          <w:rFonts w:ascii="Times New Roman" w:hAnsi="Times New Roman" w:cs="Times New Roman"/>
          <w:sz w:val="17"/>
          <w:szCs w:val="17"/>
          <w:lang w:val="en-GB"/>
        </w:rPr>
        <w:t>from synthetic aperture radar (SAR) images</w:t>
      </w:r>
      <w:r w:rsidR="00D1425F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has become emerging means to get </w:t>
      </w:r>
      <w:r w:rsidR="00100FE7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more fine-grained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wind products. In general case, t</w:t>
      </w:r>
      <w:r w:rsidR="00E329F8">
        <w:rPr>
          <w:rFonts w:ascii="Times New Roman" w:hAnsi="Times New Roman" w:cs="Times New Roman"/>
          <w:sz w:val="17"/>
          <w:szCs w:val="17"/>
          <w:lang w:val="en-GB"/>
        </w:rPr>
        <w:t xml:space="preserve">he 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>retrieval</w:t>
      </w:r>
      <w:r w:rsidR="00E329F8" w:rsidRPr="00E329F8">
        <w:rPr>
          <w:rFonts w:ascii="Times New Roman" w:hAnsi="Times New Roman" w:cs="Times New Roman"/>
          <w:sz w:val="17"/>
          <w:szCs w:val="17"/>
          <w:lang w:val="en-GB"/>
        </w:rPr>
        <w:t xml:space="preserve"> of wind speeds from synthetic aperture radar (SAR) images 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generally requires the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input </w:t>
      </w:r>
      <w:r w:rsidR="00E329F8" w:rsidRPr="00E329F8">
        <w:rPr>
          <w:rFonts w:ascii="Times New Roman" w:hAnsi="Times New Roman" w:cs="Times New Roman"/>
          <w:sz w:val="17"/>
          <w:szCs w:val="17"/>
          <w:lang w:val="en-GB"/>
        </w:rPr>
        <w:t>of wind direction</w:t>
      </w:r>
      <w:r w:rsidR="001F2296">
        <w:rPr>
          <w:rFonts w:ascii="Times New Roman" w:hAnsi="Times New Roman" w:cs="Times New Roman" w:hint="eastAsia"/>
          <w:sz w:val="17"/>
          <w:szCs w:val="17"/>
          <w:lang w:val="en-GB" w:eastAsia="zh-CN"/>
        </w:rPr>
        <w:t>s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>.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There are two conventional methods of retrieving wind directions from SAR images, namely, two-dimensional fast Fourier transform (2D FFT) method </w:t>
      </w:r>
      <w:r w:rsidR="001F2296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in the spectral domain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and local g</w:t>
      </w:r>
      <w:r w:rsidR="005C32B8">
        <w:rPr>
          <w:rFonts w:ascii="Times New Roman" w:hAnsi="Times New Roman" w:cs="Times New Roman"/>
          <w:sz w:val="17"/>
          <w:szCs w:val="17"/>
          <w:lang w:val="en-GB"/>
        </w:rPr>
        <w:t>radients (LG) method</w:t>
      </w:r>
      <w:r w:rsidR="001F2296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in the spatial domain</w:t>
      </w:r>
      <w:r w:rsidR="005C32B8">
        <w:rPr>
          <w:rFonts w:ascii="Times New Roman" w:hAnsi="Times New Roman" w:cs="Times New Roman"/>
          <w:sz w:val="17"/>
          <w:szCs w:val="17"/>
          <w:lang w:val="en-GB"/>
        </w:rPr>
        <w:t>. However, t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he spectral method </w:t>
      </w:r>
      <w:r w:rsidR="00F2793E">
        <w:rPr>
          <w:rFonts w:ascii="Times New Roman" w:hAnsi="Times New Roman" w:cs="Times New Roman"/>
          <w:sz w:val="17"/>
          <w:szCs w:val="17"/>
          <w:lang w:val="en-GB"/>
        </w:rPr>
        <w:t xml:space="preserve">works fine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only </w:t>
      </w:r>
      <w:r w:rsidR="00F2793E">
        <w:rPr>
          <w:rFonts w:ascii="Times New Roman" w:hAnsi="Times New Roman" w:cs="Times New Roman"/>
          <w:sz w:val="17"/>
          <w:szCs w:val="17"/>
          <w:lang w:val="en-GB"/>
        </w:rPr>
        <w:t xml:space="preserve">on open oceans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and large image areas, such as 20×20km</w:t>
      </w:r>
      <w:r w:rsidR="00C85407">
        <w:rPr>
          <w:rFonts w:ascii="Times New Roman" w:hAnsi="Times New Roman" w:cs="Times New Roman"/>
          <w:sz w:val="17"/>
          <w:szCs w:val="17"/>
          <w:lang w:val="en-GB"/>
        </w:rPr>
        <w:t xml:space="preserve"> and </w:t>
      </w:r>
      <w:r w:rsidR="00F2793E">
        <w:rPr>
          <w:rFonts w:ascii="Times New Roman" w:hAnsi="Times New Roman" w:cs="Times New Roman"/>
          <w:sz w:val="17"/>
          <w:szCs w:val="17"/>
          <w:lang w:val="en-GB"/>
        </w:rPr>
        <w:t xml:space="preserve">the </w:t>
      </w:r>
      <w:r w:rsidR="00C85407">
        <w:rPr>
          <w:rFonts w:ascii="Times New Roman" w:hAnsi="Times New Roman" w:cs="Times New Roman"/>
          <w:sz w:val="17"/>
          <w:szCs w:val="17"/>
          <w:lang w:val="en-GB"/>
        </w:rPr>
        <w:t>spatial method is likely aligned with wind streak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.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To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 xml:space="preserve"> improv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e</w:t>
      </w:r>
      <w:r w:rsidR="000C3CA0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the </w:t>
      </w:r>
      <w:r w:rsidR="000C3CA0" w:rsidRPr="00B45657">
        <w:rPr>
          <w:rFonts w:ascii="Times New Roman" w:hAnsi="Times New Roman" w:cs="Times New Roman"/>
          <w:sz w:val="17"/>
          <w:szCs w:val="17"/>
          <w:lang w:val="en-GB"/>
        </w:rPr>
        <w:t>accuracy of 2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>D FFT-retrieved wind directions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, a new </w:t>
      </w:r>
      <w:r w:rsidR="001F2296">
        <w:rPr>
          <w:rFonts w:ascii="Times New Roman" w:hAnsi="Times New Roman" w:cs="Times New Roman" w:hint="eastAsia"/>
          <w:sz w:val="17"/>
          <w:szCs w:val="17"/>
          <w:lang w:val="en-GB" w:eastAsia="zh-CN"/>
        </w:rPr>
        <w:t>approach</w:t>
      </w:r>
      <w:r w:rsidR="000C3CA0" w:rsidRPr="000C3CA0">
        <w:rPr>
          <w:rFonts w:ascii="Times New Roman" w:hAnsi="Times New Roman" w:cs="Times New Roman"/>
          <w:sz w:val="17"/>
          <w:szCs w:val="17"/>
          <w:lang w:val="en-GB"/>
        </w:rPr>
        <w:t xml:space="preserve">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by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 xml:space="preserve"> combin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ing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 xml:space="preserve"> th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e 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>wind direction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s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 xml:space="preserve"> retri</w:t>
      </w:r>
      <w:r w:rsidR="000C3CA0" w:rsidRPr="00B45657">
        <w:rPr>
          <w:rFonts w:ascii="Times New Roman" w:hAnsi="Times New Roman" w:cs="Times New Roman"/>
          <w:sz w:val="17"/>
          <w:szCs w:val="17"/>
          <w:lang w:val="en-GB"/>
        </w:rPr>
        <w:t>eved from 2D FFT and LG with a modified cycle median filter</w:t>
      </w:r>
      <w:ins w:id="0" w:author="杨 超" w:date="2018-09-16T12:50:00Z">
        <w:r w:rsidR="00F04BF7">
          <w:rPr>
            <w:rFonts w:ascii="Times New Roman" w:hAnsi="Times New Roman" w:cs="Times New Roman"/>
            <w:sz w:val="17"/>
            <w:szCs w:val="17"/>
            <w:lang w:val="en-GB"/>
          </w:rPr>
          <w:t xml:space="preserve"> </w:t>
        </w:r>
      </w:ins>
      <w:bookmarkStart w:id="1" w:name="_GoBack"/>
      <w:bookmarkEnd w:id="1"/>
      <w:r w:rsidR="000C3CA0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(CMF)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is proposed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in this paper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.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With our experiment, t</w:t>
      </w:r>
      <w:r w:rsidR="005F3811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he </w:t>
      </w:r>
      <w:r w:rsidR="005F3811">
        <w:rPr>
          <w:rFonts w:ascii="Times New Roman" w:hAnsi="Times New Roman" w:cs="Times New Roman" w:hint="eastAsia"/>
          <w:sz w:val="17"/>
          <w:szCs w:val="17"/>
          <w:lang w:val="en-GB" w:eastAsia="zh-CN"/>
        </w:rPr>
        <w:t>proposed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method is validated</w:t>
      </w:r>
      <w:r w:rsidR="005F3811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at </w:t>
      </w:r>
      <w:r w:rsidR="005F3811">
        <w:rPr>
          <w:rFonts w:ascii="Times New Roman" w:hAnsi="Times New Roman" w:cs="Times New Roman"/>
          <w:sz w:val="17"/>
          <w:szCs w:val="17"/>
          <w:lang w:val="en-GB" w:eastAsia="zh-CN"/>
        </w:rPr>
        <w:t>different</w:t>
      </w:r>
      <w:r w:rsidR="005F3811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spatial</w:t>
      </w:r>
      <w:r w:rsidR="005F3811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 resolution</w:t>
      </w:r>
      <w:r w:rsidR="005F3811">
        <w:rPr>
          <w:rFonts w:ascii="Times New Roman" w:hAnsi="Times New Roman" w:cs="Times New Roman" w:hint="eastAsia"/>
          <w:sz w:val="17"/>
          <w:szCs w:val="17"/>
          <w:lang w:val="en-GB" w:eastAsia="zh-CN"/>
        </w:rPr>
        <w:t>s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, </w:t>
      </w:r>
      <w:r w:rsidR="005F3811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and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the resolution of FFT-retrieved wind directions can be improved to 3km×3km</w:t>
      </w:r>
      <w:r w:rsidR="001F2296">
        <w:rPr>
          <w:rFonts w:ascii="Times New Roman" w:hAnsi="Times New Roman" w:cs="Times New Roman" w:hint="eastAsia"/>
          <w:sz w:val="17"/>
          <w:szCs w:val="17"/>
          <w:lang w:val="en-GB" w:eastAsia="zh-CN"/>
        </w:rPr>
        <w:t>.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</w:t>
      </w:r>
    </w:p>
    <w:p w14:paraId="25A47ADB" w14:textId="77777777" w:rsidR="00883007" w:rsidRPr="000C3CA0" w:rsidRDefault="00883007">
      <w:pPr>
        <w:spacing w:before="567" w:after="851" w:line="276" w:lineRule="auto"/>
        <w:ind w:left="851" w:right="851"/>
        <w:jc w:val="both"/>
        <w:rPr>
          <w:rFonts w:ascii="Arial" w:hAnsi="Arial" w:cs="Arial"/>
          <w:sz w:val="18"/>
          <w:lang w:val="en-GB"/>
        </w:rPr>
        <w:sectPr w:rsidR="00883007" w:rsidRPr="000C3CA0" w:rsidSect="00754AB7">
          <w:headerReference w:type="even" r:id="rId8"/>
          <w:headerReference w:type="default" r:id="rId9"/>
          <w:headerReference w:type="first" r:id="rId10"/>
          <w:footerReference w:type="first" r:id="rId11"/>
          <w:footnotePr>
            <w:pos w:val="beneathText"/>
            <w:numFmt w:val="lowerLetter"/>
          </w:footnotePr>
          <w:pgSz w:w="11905" w:h="16837" w:code="9"/>
          <w:pgMar w:top="1418" w:right="851" w:bottom="1134" w:left="851" w:header="720" w:footer="850" w:gutter="454"/>
          <w:cols w:space="720"/>
          <w:titlePg/>
          <w:docGrid w:linePitch="360"/>
        </w:sectPr>
      </w:pPr>
    </w:p>
    <w:p w14:paraId="3209E785" w14:textId="77777777" w:rsidR="002D0F6C" w:rsidRPr="00CA1091" w:rsidRDefault="002D0F6C">
      <w:pPr>
        <w:spacing w:after="170"/>
        <w:jc w:val="both"/>
        <w:rPr>
          <w:rFonts w:ascii="Arial" w:hAnsi="Arial" w:cs="Arial"/>
          <w:b/>
          <w:caps/>
          <w:szCs w:val="24"/>
          <w:lang w:val="en-GB"/>
        </w:rPr>
      </w:pPr>
      <w:r w:rsidRPr="00CA1091">
        <w:rPr>
          <w:rFonts w:ascii="Arial" w:hAnsi="Arial" w:cs="Arial"/>
          <w:b/>
          <w:caps/>
          <w:szCs w:val="24"/>
          <w:lang w:val="en-GB"/>
        </w:rPr>
        <w:t xml:space="preserve">1 </w:t>
      </w:r>
      <w:r w:rsidR="005C32B8">
        <w:rPr>
          <w:rFonts w:ascii="Arial" w:hAnsi="Arial" w:cs="Arial"/>
          <w:b/>
          <w:szCs w:val="24"/>
          <w:lang w:val="en-GB"/>
        </w:rPr>
        <w:t>Introduction</w:t>
      </w:r>
    </w:p>
    <w:p w14:paraId="4103A97D" w14:textId="77777777" w:rsidR="005C32B8" w:rsidRPr="00B911E9" w:rsidRDefault="002E5AF0" w:rsidP="005C32B8">
      <w:pPr>
        <w:autoSpaceDE w:val="0"/>
        <w:jc w:val="both"/>
        <w:rPr>
          <w:rFonts w:ascii="Times New Roman" w:hAnsi="Times New Roman"/>
          <w:sz w:val="20"/>
          <w:lang w:val="en-GB" w:eastAsia="zh-CN"/>
        </w:rPr>
      </w:pPr>
      <w:r>
        <w:rPr>
          <w:rFonts w:ascii="Times New Roman" w:hAnsi="Times New Roman" w:hint="eastAsia"/>
          <w:sz w:val="20"/>
          <w:lang w:val="en-GB" w:eastAsia="zh-CN"/>
        </w:rPr>
        <w:t>S</w:t>
      </w:r>
      <w:r w:rsidR="005C32B8" w:rsidRPr="00B911E9">
        <w:rPr>
          <w:rFonts w:ascii="Times New Roman" w:hAnsi="Times New Roman"/>
          <w:sz w:val="20"/>
          <w:lang w:val="en-GB"/>
        </w:rPr>
        <w:t xml:space="preserve">ynthetic aperture radar (SAR) has been one of the most efficient instruments to obtain sea surface wind (SSW) information </w:t>
      </w:r>
      <w:r>
        <w:rPr>
          <w:rFonts w:ascii="Times New Roman" w:hAnsi="Times New Roman" w:hint="eastAsia"/>
          <w:sz w:val="20"/>
          <w:lang w:val="en-GB" w:eastAsia="zh-CN"/>
        </w:rPr>
        <w:t xml:space="preserve">at high spatial resolutions </w:t>
      </w:r>
      <w:r w:rsidR="005C32B8" w:rsidRPr="00B911E9">
        <w:rPr>
          <w:rFonts w:ascii="Times New Roman" w:hAnsi="Times New Roman"/>
          <w:sz w:val="20"/>
          <w:lang w:val="en-GB"/>
        </w:rPr>
        <w:t>over large areas. In 1986, Gerling et al.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25624B">
        <w:rPr>
          <w:rFonts w:ascii="Times New Roman" w:hAnsi="Times New Roman"/>
          <w:sz w:val="20"/>
          <w:lang w:val="en-GB" w:eastAsia="zh-CN"/>
        </w:rPr>
        <w:t>[1]</w:t>
      </w:r>
      <w:r w:rsidR="005C32B8">
        <w:rPr>
          <w:rFonts w:ascii="Times New Roman" w:hAnsi="Times New Roman"/>
          <w:sz w:val="20"/>
          <w:lang w:val="en-GB"/>
        </w:rPr>
        <w:t xml:space="preserve"> found that the linear struct</w:t>
      </w:r>
      <w:r w:rsidR="005C32B8">
        <w:rPr>
          <w:rFonts w:ascii="Times New Roman" w:hAnsi="Times New Roman" w:hint="eastAsia"/>
          <w:sz w:val="20"/>
          <w:lang w:val="en-GB" w:eastAsia="zh-CN"/>
        </w:rPr>
        <w:t>ure</w:t>
      </w:r>
      <w:r w:rsidR="005C32B8" w:rsidRPr="00B911E9">
        <w:rPr>
          <w:rFonts w:ascii="Times New Roman" w:hAnsi="Times New Roman"/>
          <w:sz w:val="20"/>
          <w:lang w:val="en-GB"/>
        </w:rPr>
        <w:t xml:space="preserve"> in the SAR image is related </w:t>
      </w:r>
      <w:r>
        <w:rPr>
          <w:rFonts w:ascii="Times New Roman" w:hAnsi="Times New Roman" w:hint="eastAsia"/>
          <w:sz w:val="20"/>
          <w:lang w:val="en-GB" w:eastAsia="zh-CN"/>
        </w:rPr>
        <w:t>with</w:t>
      </w:r>
      <w:r w:rsidR="005C32B8" w:rsidRPr="00B911E9">
        <w:rPr>
          <w:rFonts w:ascii="Times New Roman" w:hAnsi="Times New Roman"/>
          <w:sz w:val="20"/>
          <w:lang w:val="en-GB"/>
        </w:rPr>
        <w:t xml:space="preserve"> the </w:t>
      </w:r>
      <w:commentRangeStart w:id="2"/>
      <w:r w:rsidR="005C32B8" w:rsidRPr="00B911E9">
        <w:rPr>
          <w:rFonts w:ascii="Times New Roman" w:hAnsi="Times New Roman"/>
          <w:sz w:val="20"/>
          <w:lang w:val="en-GB"/>
        </w:rPr>
        <w:t>wind direction</w:t>
      </w:r>
      <w:r w:rsidR="00502421">
        <w:rPr>
          <w:rFonts w:ascii="Times New Roman" w:hAnsi="Times New Roman"/>
          <w:sz w:val="20"/>
          <w:lang w:val="en-GB"/>
        </w:rPr>
        <w:t xml:space="preserve"> </w:t>
      </w:r>
      <w:r w:rsidR="005C32B8" w:rsidRPr="00B911E9">
        <w:rPr>
          <w:rFonts w:ascii="Times New Roman" w:hAnsi="Times New Roman"/>
          <w:sz w:val="20"/>
          <w:lang w:val="en-GB"/>
        </w:rPr>
        <w:t>(WD)</w:t>
      </w:r>
      <w:commentRangeEnd w:id="2"/>
      <w:r>
        <w:rPr>
          <w:rStyle w:val="af1"/>
        </w:rPr>
        <w:commentReference w:id="2"/>
      </w:r>
      <w:r w:rsidR="005C32B8" w:rsidRPr="00B911E9">
        <w:rPr>
          <w:rFonts w:ascii="Times New Roman" w:hAnsi="Times New Roman"/>
          <w:sz w:val="20"/>
          <w:lang w:val="en-GB"/>
        </w:rPr>
        <w:t xml:space="preserve"> and extracted the WD from SAR spectra. Besides, marine atmosphere boundary layer (MABL) rolls were also observed in SAR images as linear stre</w:t>
      </w:r>
      <w:r w:rsidR="007C3EA7">
        <w:rPr>
          <w:rFonts w:ascii="Times New Roman" w:hAnsi="Times New Roman"/>
          <w:sz w:val="20"/>
          <w:lang w:val="en-GB"/>
        </w:rPr>
        <w:t xml:space="preserve">aks which </w:t>
      </w:r>
      <w:r>
        <w:rPr>
          <w:rFonts w:ascii="Times New Roman" w:hAnsi="Times New Roman"/>
          <w:sz w:val="20"/>
          <w:lang w:val="en-GB"/>
        </w:rPr>
        <w:t>are</w:t>
      </w:r>
      <w:r w:rsidR="007C3EA7">
        <w:rPr>
          <w:rFonts w:ascii="Times New Roman" w:hAnsi="Times New Roman"/>
          <w:sz w:val="20"/>
          <w:lang w:val="en-GB"/>
        </w:rPr>
        <w:t xml:space="preserve"> consistent with WD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7C3EA7">
        <w:rPr>
          <w:rFonts w:ascii="Times New Roman" w:hAnsi="Times New Roman"/>
          <w:sz w:val="20"/>
          <w:lang w:val="en-GB"/>
        </w:rPr>
        <w:t>[2].</w:t>
      </w:r>
      <w:r w:rsidR="005C32B8" w:rsidRPr="00B911E9">
        <w:rPr>
          <w:rFonts w:ascii="Times New Roman" w:hAnsi="Times New Roman"/>
          <w:sz w:val="20"/>
          <w:lang w:val="en-GB"/>
        </w:rPr>
        <w:t xml:space="preserve"> From then on, </w:t>
      </w:r>
      <w:r>
        <w:rPr>
          <w:rFonts w:ascii="Times New Roman" w:hAnsi="Times New Roman" w:hint="eastAsia"/>
          <w:sz w:val="20"/>
          <w:lang w:val="en-GB" w:eastAsia="zh-CN"/>
        </w:rPr>
        <w:t>researches have paid great attention on retrieving WD based on the wind streaks in the SAR images.</w:t>
      </w:r>
    </w:p>
    <w:p w14:paraId="448A07E3" w14:textId="77777777" w:rsidR="005C32B8" w:rsidRPr="00B911E9" w:rsidRDefault="005C32B8" w:rsidP="005C32B8">
      <w:pPr>
        <w:autoSpaceDE w:val="0"/>
        <w:ind w:firstLine="284"/>
        <w:jc w:val="both"/>
        <w:rPr>
          <w:rFonts w:ascii="Times New Roman" w:hAnsi="Times New Roman"/>
          <w:sz w:val="20"/>
          <w:lang w:val="en-GB"/>
        </w:rPr>
      </w:pPr>
      <w:r w:rsidRPr="00B911E9">
        <w:rPr>
          <w:rFonts w:ascii="Times New Roman" w:hAnsi="Times New Roman"/>
          <w:sz w:val="20"/>
          <w:lang w:val="en-GB"/>
        </w:rPr>
        <w:t xml:space="preserve">The main methods of WD retrieval from SAR </w:t>
      </w:r>
      <w:r w:rsidR="002E5AF0">
        <w:rPr>
          <w:rFonts w:ascii="Times New Roman" w:hAnsi="Times New Roman" w:hint="eastAsia"/>
          <w:sz w:val="20"/>
          <w:lang w:val="en-GB" w:eastAsia="zh-CN"/>
        </w:rPr>
        <w:t xml:space="preserve">images </w:t>
      </w:r>
      <w:r w:rsidRPr="00B911E9">
        <w:rPr>
          <w:rFonts w:ascii="Times New Roman" w:hAnsi="Times New Roman"/>
          <w:sz w:val="20"/>
          <w:lang w:val="en-GB"/>
        </w:rPr>
        <w:t xml:space="preserve">including </w:t>
      </w:r>
      <w:r w:rsidR="002E5AF0">
        <w:rPr>
          <w:rFonts w:ascii="Times New Roman" w:hAnsi="Times New Roman" w:hint="eastAsia"/>
          <w:sz w:val="20"/>
          <w:lang w:val="en-GB" w:eastAsia="zh-CN"/>
        </w:rPr>
        <w:t xml:space="preserve">the </w:t>
      </w:r>
      <w:r w:rsidRPr="00B911E9">
        <w:rPr>
          <w:rFonts w:ascii="Times New Roman" w:hAnsi="Times New Roman"/>
          <w:sz w:val="20"/>
          <w:lang w:val="en-GB"/>
        </w:rPr>
        <w:t>fast Fourier transforms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(FFT)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7C3EA7">
        <w:rPr>
          <w:rFonts w:ascii="Times New Roman" w:hAnsi="Times New Roman"/>
          <w:sz w:val="20"/>
          <w:lang w:val="en-GB"/>
        </w:rPr>
        <w:t>[3]</w:t>
      </w:r>
      <w:r w:rsidRPr="00B911E9">
        <w:rPr>
          <w:rFonts w:ascii="Times New Roman" w:hAnsi="Times New Roman"/>
          <w:sz w:val="20"/>
          <w:lang w:val="en-GB"/>
        </w:rPr>
        <w:t>, wavelet transform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(WT)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7C3EA7">
        <w:rPr>
          <w:rFonts w:ascii="Times New Roman" w:hAnsi="Times New Roman"/>
          <w:sz w:val="20"/>
          <w:lang w:val="en-GB"/>
        </w:rPr>
        <w:t>[4]</w:t>
      </w:r>
      <w:r w:rsidRPr="00B911E9">
        <w:rPr>
          <w:rFonts w:ascii="Times New Roman" w:hAnsi="Times New Roman"/>
          <w:sz w:val="20"/>
          <w:lang w:val="en-GB"/>
        </w:rPr>
        <w:t>, local gradients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(LG)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7C3EA7">
        <w:rPr>
          <w:rFonts w:ascii="Times New Roman" w:hAnsi="Times New Roman"/>
          <w:sz w:val="20"/>
          <w:lang w:val="en-GB"/>
        </w:rPr>
        <w:t>[5]</w:t>
      </w:r>
      <w:r w:rsidR="002E5AF0">
        <w:rPr>
          <w:rFonts w:ascii="Times New Roman" w:hAnsi="Times New Roman" w:hint="eastAsia"/>
          <w:sz w:val="20"/>
          <w:lang w:val="en-GB" w:eastAsia="zh-CN"/>
        </w:rPr>
        <w:t>,</w:t>
      </w:r>
      <w:r w:rsidRPr="00B911E9">
        <w:rPr>
          <w:rFonts w:ascii="Times New Roman" w:hAnsi="Times New Roman"/>
          <w:sz w:val="20"/>
          <w:lang w:val="en-GB"/>
        </w:rPr>
        <w:t xml:space="preserve"> and so on. In 1996, Vachon et al. extracted WD through spectral analysis by FFT. But FFT has a weakness for small image, e.g. 10km×10km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7C3EA7">
        <w:rPr>
          <w:rFonts w:ascii="Times New Roman" w:hAnsi="Times New Roman"/>
          <w:sz w:val="20"/>
          <w:lang w:val="en-GB"/>
        </w:rPr>
        <w:t>[6]</w:t>
      </w:r>
      <w:r w:rsidRPr="00B911E9">
        <w:rPr>
          <w:rFonts w:ascii="Times New Roman" w:hAnsi="Times New Roman"/>
          <w:sz w:val="20"/>
          <w:lang w:val="en-GB"/>
        </w:rPr>
        <w:t>.</w:t>
      </w:r>
      <w:r w:rsidR="00502421">
        <w:rPr>
          <w:rFonts w:ascii="Times New Roman" w:hAnsi="Times New Roman"/>
          <w:sz w:val="20"/>
          <w:lang w:val="en-GB"/>
        </w:rPr>
        <w:t xml:space="preserve"> </w:t>
      </w:r>
      <w:commentRangeStart w:id="3"/>
      <w:r w:rsidRPr="00B911E9">
        <w:rPr>
          <w:rFonts w:ascii="Times New Roman" w:hAnsi="Times New Roman"/>
          <w:sz w:val="20"/>
          <w:lang w:val="en-GB"/>
        </w:rPr>
        <w:t xml:space="preserve">In 2003, LG which extracts WD by acquisition of the orthogonal of the most frequent gradient direction </w:t>
      </w:r>
      <w:r w:rsidR="002E5AF0">
        <w:rPr>
          <w:rFonts w:ascii="Times New Roman" w:hAnsi="Times New Roman" w:hint="eastAsia"/>
          <w:sz w:val="20"/>
          <w:lang w:val="en-GB" w:eastAsia="zh-CN"/>
        </w:rPr>
        <w:t>was</w:t>
      </w:r>
      <w:r w:rsidR="004E6B70">
        <w:rPr>
          <w:rFonts w:ascii="Times New Roman" w:hAnsi="Times New Roman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propose</w:t>
      </w:r>
      <w:r w:rsidR="002E5AF0">
        <w:rPr>
          <w:rFonts w:ascii="Times New Roman" w:hAnsi="Times New Roman" w:hint="eastAsia"/>
          <w:sz w:val="20"/>
          <w:lang w:val="en-GB" w:eastAsia="zh-CN"/>
        </w:rPr>
        <w:t>d</w:t>
      </w:r>
      <w:r w:rsidRPr="00B911E9">
        <w:rPr>
          <w:rFonts w:ascii="Times New Roman" w:hAnsi="Times New Roman"/>
          <w:sz w:val="20"/>
          <w:lang w:val="en-GB"/>
        </w:rPr>
        <w:t xml:space="preserve"> by Koch </w:t>
      </w:r>
      <w:r w:rsidR="00AC45DA" w:rsidRPr="00B911E9">
        <w:rPr>
          <w:rFonts w:ascii="Times New Roman" w:hAnsi="Times New Roman"/>
          <w:sz w:val="20"/>
          <w:lang w:val="en-GB"/>
        </w:rPr>
        <w:t>et al.</w:t>
      </w:r>
      <w:r w:rsidR="007E2641">
        <w:rPr>
          <w:rFonts w:ascii="Times New Roman" w:hAnsi="Times New Roman"/>
          <w:sz w:val="20"/>
          <w:lang w:val="en-GB"/>
        </w:rPr>
        <w:t xml:space="preserve"> [7]</w:t>
      </w:r>
      <w:commentRangeEnd w:id="3"/>
      <w:r w:rsidR="005363A2">
        <w:rPr>
          <w:rStyle w:val="af1"/>
        </w:rPr>
        <w:commentReference w:id="3"/>
      </w:r>
      <w:r w:rsidRPr="00B911E9">
        <w:rPr>
          <w:rFonts w:ascii="Times New Roman" w:hAnsi="Times New Roman"/>
          <w:sz w:val="20"/>
          <w:lang w:val="en-GB"/>
        </w:rPr>
        <w:t xml:space="preserve">LG overcomes the shortcoming of FFT and works better than FFT on </w:t>
      </w:r>
      <w:r w:rsidR="005363A2">
        <w:rPr>
          <w:rFonts w:ascii="Times New Roman" w:hAnsi="Times New Roman"/>
          <w:sz w:val="20"/>
          <w:lang w:val="en-GB"/>
        </w:rPr>
        <w:t>the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spatial sampling of 10km× 10km, even 1km × </w:t>
      </w:r>
      <w:commentRangeStart w:id="4"/>
      <w:r w:rsidRPr="00B911E9">
        <w:rPr>
          <w:rFonts w:ascii="Times New Roman" w:hAnsi="Times New Roman"/>
          <w:sz w:val="20"/>
          <w:lang w:val="en-GB"/>
        </w:rPr>
        <w:t xml:space="preserve">1km. The WD from a SAR </w:t>
      </w:r>
      <w:r w:rsidR="005363A2">
        <w:rPr>
          <w:rFonts w:ascii="Times New Roman" w:hAnsi="Times New Roman" w:hint="eastAsia"/>
          <w:sz w:val="20"/>
          <w:lang w:val="en-GB" w:eastAsia="zh-CN"/>
        </w:rPr>
        <w:t xml:space="preserve">image </w:t>
      </w:r>
      <w:r w:rsidRPr="00B911E9">
        <w:rPr>
          <w:rFonts w:ascii="Times New Roman" w:hAnsi="Times New Roman"/>
          <w:sz w:val="20"/>
          <w:lang w:val="en-GB"/>
        </w:rPr>
        <w:t>by FFT or LG exist</w:t>
      </w:r>
      <w:r w:rsidR="00E13960">
        <w:rPr>
          <w:rFonts w:ascii="Times New Roman" w:hAnsi="Times New Roman"/>
          <w:sz w:val="20"/>
          <w:lang w:val="en-GB"/>
        </w:rPr>
        <w:t>s</w:t>
      </w:r>
      <w:r w:rsidRPr="00B911E9">
        <w:rPr>
          <w:rFonts w:ascii="Times New Roman" w:hAnsi="Times New Roman"/>
          <w:sz w:val="20"/>
          <w:lang w:val="en-GB"/>
        </w:rPr>
        <w:t xml:space="preserve"> 180</w:t>
      </w:r>
      <w:r>
        <w:rPr>
          <w:rFonts w:ascii="Times New Roman" w:hAnsi="Times New Roman" w:hint="eastAsia"/>
          <w:sz w:val="20"/>
          <w:lang w:val="en-GB" w:eastAsia="zh-CN"/>
        </w:rPr>
        <w:t>°</w:t>
      </w:r>
      <w:r w:rsidRPr="00B911E9">
        <w:rPr>
          <w:rFonts w:ascii="Times New Roman" w:hAnsi="Times New Roman"/>
          <w:sz w:val="20"/>
          <w:lang w:val="en-GB"/>
        </w:rPr>
        <w:t xml:space="preserve">ambiguity, </w:t>
      </w:r>
      <w:r w:rsidR="00024F83">
        <w:rPr>
          <w:rFonts w:ascii="Times New Roman" w:hAnsi="Times New Roman"/>
          <w:sz w:val="20"/>
          <w:lang w:val="en-GB" w:eastAsia="zh-CN"/>
        </w:rPr>
        <w:t xml:space="preserve">that is </w:t>
      </w:r>
      <w:r w:rsidRPr="00B911E9">
        <w:rPr>
          <w:rFonts w:ascii="Times New Roman" w:hAnsi="Times New Roman"/>
          <w:sz w:val="20"/>
          <w:lang w:val="en-GB"/>
        </w:rPr>
        <w:t>removed referencing to weather model output, Doppler shift or land shadows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0764D8">
        <w:rPr>
          <w:rFonts w:ascii="Times New Roman" w:hAnsi="Times New Roman"/>
          <w:sz w:val="20"/>
          <w:lang w:val="en-GB"/>
        </w:rPr>
        <w:t>[7, 8]</w:t>
      </w:r>
      <w:r w:rsidRPr="00B911E9">
        <w:rPr>
          <w:rFonts w:ascii="Times New Roman" w:hAnsi="Times New Roman"/>
          <w:sz w:val="20"/>
          <w:lang w:val="en-GB"/>
        </w:rPr>
        <w:t>.</w:t>
      </w:r>
      <w:commentRangeEnd w:id="4"/>
      <w:r w:rsidR="005363A2">
        <w:rPr>
          <w:rStyle w:val="af1"/>
        </w:rPr>
        <w:commentReference w:id="4"/>
      </w:r>
    </w:p>
    <w:p w14:paraId="7E5D6362" w14:textId="77777777" w:rsidR="005C32B8" w:rsidRPr="00B911E9" w:rsidRDefault="005C32B8" w:rsidP="005C32B8">
      <w:pPr>
        <w:autoSpaceDE w:val="0"/>
        <w:ind w:firstLine="284"/>
        <w:jc w:val="both"/>
        <w:rPr>
          <w:rFonts w:ascii="Times New Roman" w:hAnsi="Times New Roman"/>
          <w:sz w:val="20"/>
          <w:lang w:val="en-GB"/>
        </w:rPr>
      </w:pPr>
      <w:r w:rsidRPr="00B911E9">
        <w:rPr>
          <w:rFonts w:ascii="Times New Roman" w:hAnsi="Times New Roman"/>
          <w:sz w:val="20"/>
          <w:lang w:val="en-GB"/>
        </w:rPr>
        <w:t>When retrieving WDs from a SAR image, the SAR image is divided into a set of wind vector cells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(WVCs). The direction at each WVC is extracted by FFT or LG. </w:t>
      </w:r>
      <w:r w:rsidRPr="00B911E9">
        <w:rPr>
          <w:rFonts w:ascii="Times New Roman" w:hAnsi="Times New Roman"/>
          <w:sz w:val="20"/>
          <w:lang w:val="en-GB"/>
        </w:rPr>
        <w:t xml:space="preserve">However, there are some isolated impulses in WDs because of noise. The essence different of FFT and LG is that they represent information from </w:t>
      </w:r>
      <w:commentRangeStart w:id="5"/>
      <w:r w:rsidRPr="00B911E9">
        <w:rPr>
          <w:rFonts w:ascii="Times New Roman" w:hAnsi="Times New Roman"/>
          <w:sz w:val="20"/>
          <w:lang w:val="en-GB"/>
        </w:rPr>
        <w:t>frequency</w:t>
      </w:r>
      <w:commentRangeEnd w:id="5"/>
      <w:r w:rsidR="00F72260">
        <w:rPr>
          <w:rStyle w:val="af1"/>
        </w:rPr>
        <w:commentReference w:id="5"/>
      </w:r>
      <w:r w:rsidRPr="00B911E9">
        <w:rPr>
          <w:rFonts w:ascii="Times New Roman" w:hAnsi="Times New Roman"/>
          <w:sz w:val="20"/>
          <w:lang w:val="en-GB"/>
        </w:rPr>
        <w:t xml:space="preserve"> domain and spatial domain respectively. In this way, considering combining the two information is meaningful. The cycle median filter</w:t>
      </w:r>
      <w:ins w:id="6" w:author="杨 超" w:date="2018-09-16T12:42:00Z">
        <w:r w:rsidR="00A87E57">
          <w:rPr>
            <w:rFonts w:ascii="Times New Roman" w:hAnsi="Times New Roman"/>
            <w:sz w:val="20"/>
            <w:lang w:val="en-GB"/>
          </w:rPr>
          <w:t xml:space="preserve"> </w:t>
        </w:r>
      </w:ins>
      <w:r w:rsidRPr="00B911E9">
        <w:rPr>
          <w:rFonts w:ascii="Times New Roman" w:hAnsi="Times New Roman"/>
          <w:sz w:val="20"/>
          <w:lang w:val="en-GB"/>
        </w:rPr>
        <w:t xml:space="preserve">(CMF) technique is frequently used for </w:t>
      </w:r>
      <w:r w:rsidR="00F72260">
        <w:rPr>
          <w:rFonts w:ascii="Times New Roman" w:hAnsi="Times New Roman" w:hint="eastAsia"/>
          <w:sz w:val="20"/>
          <w:lang w:val="en-GB" w:eastAsia="zh-CN"/>
        </w:rPr>
        <w:t xml:space="preserve">the </w:t>
      </w:r>
      <w:r w:rsidRPr="00B911E9">
        <w:rPr>
          <w:rFonts w:ascii="Times New Roman" w:hAnsi="Times New Roman"/>
          <w:sz w:val="20"/>
          <w:lang w:val="en-GB"/>
        </w:rPr>
        <w:t>ambiguity removal in wind vector retrieval from scattermetter</w:t>
      </w:r>
      <w:r w:rsidR="00502421">
        <w:rPr>
          <w:rFonts w:ascii="Times New Roman" w:hAnsi="Times New Roman"/>
          <w:sz w:val="20"/>
          <w:lang w:val="en-GB"/>
        </w:rPr>
        <w:t xml:space="preserve"> </w:t>
      </w:r>
      <w:r w:rsidR="000764D8">
        <w:rPr>
          <w:rFonts w:ascii="Times New Roman" w:hAnsi="Times New Roman"/>
          <w:sz w:val="20"/>
          <w:lang w:val="en-GB"/>
        </w:rPr>
        <w:t>[9, 10]</w:t>
      </w:r>
      <w:r w:rsidRPr="00B911E9">
        <w:rPr>
          <w:rFonts w:ascii="Times New Roman" w:hAnsi="Times New Roman"/>
          <w:sz w:val="20"/>
          <w:lang w:val="en-GB"/>
        </w:rPr>
        <w:t xml:space="preserve">. CMF select a wind vector that is the closest vector to the true wind out of a set of ambiguous wind vectors at each </w:t>
      </w:r>
      <w:r>
        <w:rPr>
          <w:rFonts w:ascii="Times New Roman" w:hAnsi="Times New Roman"/>
          <w:sz w:val="20"/>
          <w:lang w:val="en-GB"/>
        </w:rPr>
        <w:t>WVC</w:t>
      </w:r>
      <w:r w:rsidR="00502421">
        <w:rPr>
          <w:rFonts w:ascii="Times New Roman" w:hAnsi="Times New Roman"/>
          <w:sz w:val="20"/>
          <w:lang w:val="en-GB"/>
        </w:rPr>
        <w:t xml:space="preserve"> </w:t>
      </w:r>
      <w:r w:rsidR="00642C48">
        <w:rPr>
          <w:rFonts w:ascii="Times New Roman" w:hAnsi="Times New Roman"/>
          <w:sz w:val="20"/>
          <w:lang w:val="en-GB"/>
        </w:rPr>
        <w:t>[9]</w:t>
      </w:r>
      <w:r w:rsidRPr="00B911E9">
        <w:rPr>
          <w:rFonts w:ascii="Times New Roman" w:hAnsi="Times New Roman"/>
          <w:sz w:val="20"/>
          <w:lang w:val="en-GB"/>
        </w:rPr>
        <w:t xml:space="preserve">. In this way, CMF can be used to improve </w:t>
      </w:r>
      <w:r w:rsidR="00281A7B">
        <w:rPr>
          <w:rFonts w:ascii="Times New Roman" w:hAnsi="Times New Roman" w:hint="eastAsia"/>
          <w:sz w:val="20"/>
          <w:lang w:val="en-GB" w:eastAsia="zh-CN"/>
        </w:rPr>
        <w:t xml:space="preserve">the </w:t>
      </w:r>
      <w:r w:rsidRPr="00B911E9">
        <w:rPr>
          <w:rFonts w:ascii="Times New Roman" w:hAnsi="Times New Roman"/>
          <w:sz w:val="20"/>
          <w:lang w:val="en-GB"/>
        </w:rPr>
        <w:t>accuracy of FFT-retrieved WDs by combining LG-retrieved WDs from a SAR image.</w:t>
      </w:r>
    </w:p>
    <w:p w14:paraId="5FBA9139" w14:textId="77777777" w:rsidR="005C32B8" w:rsidRPr="00B911E9" w:rsidRDefault="005C32B8" w:rsidP="005C32B8">
      <w:pPr>
        <w:autoSpaceDE w:val="0"/>
        <w:ind w:firstLine="284"/>
        <w:jc w:val="both"/>
        <w:rPr>
          <w:rFonts w:ascii="Times New Roman" w:hAnsi="Times New Roman"/>
          <w:sz w:val="20"/>
          <w:lang w:val="en-GB"/>
        </w:rPr>
      </w:pPr>
      <w:r w:rsidRPr="00B911E9">
        <w:rPr>
          <w:rFonts w:ascii="Times New Roman" w:hAnsi="Times New Roman"/>
          <w:sz w:val="20"/>
          <w:lang w:val="en-GB"/>
        </w:rPr>
        <w:t xml:space="preserve">In this study, we use a modified CMF to improve </w:t>
      </w:r>
      <w:r w:rsidR="00F72260">
        <w:rPr>
          <w:rFonts w:ascii="Times New Roman" w:hAnsi="Times New Roman"/>
          <w:sz w:val="20"/>
          <w:lang w:val="en-GB"/>
        </w:rPr>
        <w:t>the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F72260" w:rsidRPr="00B911E9">
        <w:rPr>
          <w:rFonts w:ascii="Times New Roman" w:hAnsi="Times New Roman"/>
          <w:sz w:val="20"/>
          <w:lang w:val="en-GB"/>
        </w:rPr>
        <w:t xml:space="preserve">accuracy </w:t>
      </w:r>
      <w:r w:rsidR="00F72260">
        <w:rPr>
          <w:rFonts w:ascii="Times New Roman" w:hAnsi="Times New Roman"/>
          <w:sz w:val="20"/>
          <w:lang w:val="en-GB"/>
        </w:rPr>
        <w:t>of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FFT-retrieved WDs </w:t>
      </w:r>
      <w:r w:rsidR="00F72260">
        <w:rPr>
          <w:rFonts w:ascii="Times New Roman" w:hAnsi="Times New Roman" w:hint="eastAsia"/>
          <w:sz w:val="20"/>
          <w:lang w:val="en-GB" w:eastAsia="zh-CN"/>
        </w:rPr>
        <w:t>from</w:t>
      </w:r>
      <w:r w:rsidRPr="00B911E9">
        <w:rPr>
          <w:rFonts w:ascii="Times New Roman" w:hAnsi="Times New Roman"/>
          <w:sz w:val="20"/>
          <w:lang w:val="en-GB"/>
        </w:rPr>
        <w:t xml:space="preserve"> SAR image</w:t>
      </w:r>
      <w:r w:rsidR="00F72260">
        <w:rPr>
          <w:rFonts w:ascii="Times New Roman" w:hAnsi="Times New Roman" w:hint="eastAsia"/>
          <w:sz w:val="20"/>
          <w:lang w:val="en-GB" w:eastAsia="zh-CN"/>
        </w:rPr>
        <w:t>s</w:t>
      </w:r>
      <w:r w:rsidRPr="00B911E9">
        <w:rPr>
          <w:rFonts w:ascii="Times New Roman" w:hAnsi="Times New Roman"/>
          <w:sz w:val="20"/>
          <w:lang w:val="en-GB"/>
        </w:rPr>
        <w:t xml:space="preserve"> by combining</w:t>
      </w:r>
      <w:r w:rsidR="00502421">
        <w:rPr>
          <w:rFonts w:ascii="Times New Roman" w:hAnsi="Times New Roman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LG-retrieved WDs that represent the direction</w:t>
      </w:r>
      <w:r w:rsidR="00F72260">
        <w:rPr>
          <w:rFonts w:ascii="Times New Roman" w:hAnsi="Times New Roman" w:hint="eastAsia"/>
          <w:sz w:val="20"/>
          <w:lang w:val="en-GB" w:eastAsia="zh-CN"/>
        </w:rPr>
        <w:t>s</w:t>
      </w:r>
      <w:r w:rsidRPr="00B911E9">
        <w:rPr>
          <w:rFonts w:ascii="Times New Roman" w:hAnsi="Times New Roman"/>
          <w:sz w:val="20"/>
          <w:lang w:val="en-GB"/>
        </w:rPr>
        <w:t xml:space="preserve"> from </w:t>
      </w:r>
      <w:r w:rsidR="00DA06C2">
        <w:rPr>
          <w:rFonts w:ascii="Times New Roman" w:hAnsi="Times New Roman"/>
          <w:sz w:val="20"/>
          <w:lang w:val="en-GB"/>
        </w:rPr>
        <w:t>the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spatial domain. 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The final experiment proved that </w:t>
      </w:r>
      <w:r w:rsidRPr="00B911E9">
        <w:rPr>
          <w:rFonts w:ascii="Times New Roman" w:hAnsi="Times New Roman"/>
          <w:sz w:val="20"/>
          <w:lang w:val="en-GB"/>
        </w:rPr>
        <w:t xml:space="preserve">the method is </w:t>
      </w:r>
      <w:r w:rsidR="00DA06C2">
        <w:rPr>
          <w:rFonts w:ascii="Times New Roman" w:hAnsi="Times New Roman" w:hint="eastAsia"/>
          <w:sz w:val="20"/>
          <w:lang w:val="en-GB" w:eastAsia="zh-CN"/>
        </w:rPr>
        <w:t>validated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 </w:t>
      </w:r>
      <w:r w:rsidR="00DA06C2">
        <w:rPr>
          <w:rFonts w:ascii="Times New Roman" w:hAnsi="Times New Roman" w:hint="eastAsia"/>
          <w:sz w:val="20"/>
          <w:lang w:val="en-GB" w:eastAsia="zh-CN"/>
        </w:rPr>
        <w:t>with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different </w:t>
      </w:r>
      <w:r w:rsidR="00DA06C2">
        <w:rPr>
          <w:rFonts w:ascii="Times New Roman" w:hAnsi="Times New Roman" w:hint="eastAsia"/>
          <w:sz w:val="20"/>
          <w:lang w:val="en-GB" w:eastAsia="zh-CN"/>
        </w:rPr>
        <w:t>spatial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resolution</w:t>
      </w:r>
      <w:r w:rsidR="00DA06C2">
        <w:rPr>
          <w:rFonts w:ascii="Times New Roman" w:hAnsi="Times New Roman" w:hint="eastAsia"/>
          <w:sz w:val="20"/>
          <w:lang w:val="en-GB" w:eastAsia="zh-CN"/>
        </w:rPr>
        <w:t>s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 </w:t>
      </w:r>
      <w:r w:rsidR="00DA06C2">
        <w:rPr>
          <w:rFonts w:ascii="Times New Roman" w:hAnsi="Times New Roman" w:hint="eastAsia"/>
          <w:sz w:val="20"/>
          <w:lang w:val="en-GB" w:eastAsia="zh-CN"/>
        </w:rPr>
        <w:t>using</w:t>
      </w:r>
      <w:r w:rsidR="004E6B70">
        <w:rPr>
          <w:rFonts w:ascii="Times New Roman" w:hAnsi="Times New Roman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WD from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National Data Buoy Center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(NDBC).</w:t>
      </w:r>
    </w:p>
    <w:p w14:paraId="136223D5" w14:textId="77777777" w:rsidR="001D52D9" w:rsidRDefault="005C32B8" w:rsidP="001D52D9">
      <w:pPr>
        <w:autoSpaceDE w:val="0"/>
        <w:ind w:firstLineChars="142" w:firstLine="284"/>
        <w:jc w:val="both"/>
        <w:rPr>
          <w:rFonts w:ascii="Times New Roman" w:hAnsi="Times New Roman"/>
          <w:sz w:val="20"/>
          <w:lang w:val="en-GB"/>
        </w:rPr>
      </w:pPr>
      <w:r w:rsidRPr="00B911E9">
        <w:rPr>
          <w:rFonts w:ascii="Times New Roman" w:hAnsi="Times New Roman"/>
          <w:sz w:val="20"/>
          <w:lang w:val="en-GB"/>
        </w:rPr>
        <w:t xml:space="preserve">The </w:t>
      </w:r>
      <w:r w:rsidR="00DA06C2" w:rsidRPr="0018670A">
        <w:rPr>
          <w:rFonts w:ascii="Times New Roman" w:hAnsi="Times New Roman" w:hint="eastAsia"/>
          <w:sz w:val="20"/>
          <w:lang w:val="en-GB"/>
        </w:rPr>
        <w:t xml:space="preserve">remainder of this </w:t>
      </w:r>
      <w:r w:rsidR="00DA06C2" w:rsidRPr="0018670A">
        <w:rPr>
          <w:rFonts w:ascii="Times New Roman" w:hAnsi="Times New Roman"/>
          <w:sz w:val="20"/>
          <w:lang w:val="en-GB"/>
        </w:rPr>
        <w:t>paper</w:t>
      </w:r>
      <w:r w:rsidR="00DA06C2">
        <w:rPr>
          <w:rFonts w:ascii="Times New Roman" w:hAnsi="Times New Roman" w:hint="eastAsia"/>
          <w:sz w:val="20"/>
          <w:lang w:val="en-GB" w:eastAsia="zh-CN"/>
        </w:rPr>
        <w:t xml:space="preserve"> is</w:t>
      </w:r>
      <w:r w:rsidR="00502421">
        <w:rPr>
          <w:rFonts w:ascii="Times New Roman" w:hAnsi="Times New Roman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organized as follows. In section 2, the data used in this study are introduced. </w:t>
      </w:r>
      <w:r w:rsidR="0018670A">
        <w:rPr>
          <w:rFonts w:ascii="Times New Roman" w:hAnsi="Times New Roman" w:hint="eastAsia"/>
          <w:sz w:val="20"/>
          <w:lang w:val="en-GB" w:eastAsia="zh-CN"/>
        </w:rPr>
        <w:t>S</w:t>
      </w:r>
      <w:r w:rsidRPr="00B911E9">
        <w:rPr>
          <w:rFonts w:ascii="Times New Roman" w:hAnsi="Times New Roman"/>
          <w:sz w:val="20"/>
          <w:lang w:val="en-GB"/>
        </w:rPr>
        <w:t>ection 3</w:t>
      </w:r>
      <w:r w:rsidR="0018670A" w:rsidRPr="00B911E9">
        <w:rPr>
          <w:rFonts w:ascii="Times New Roman" w:hAnsi="Times New Roman"/>
          <w:sz w:val="20"/>
          <w:lang w:val="en-GB"/>
        </w:rPr>
        <w:t>describe</w:t>
      </w:r>
      <w:r w:rsidR="0018670A">
        <w:rPr>
          <w:rFonts w:ascii="Times New Roman" w:hAnsi="Times New Roman" w:hint="eastAsia"/>
          <w:sz w:val="20"/>
          <w:lang w:val="en-GB" w:eastAsia="zh-CN"/>
        </w:rPr>
        <w:t xml:space="preserve">stheproposed </w:t>
      </w:r>
      <w:r w:rsidRPr="00B911E9">
        <w:rPr>
          <w:rFonts w:ascii="Times New Roman" w:hAnsi="Times New Roman"/>
          <w:sz w:val="20"/>
          <w:lang w:val="en-GB"/>
        </w:rPr>
        <w:t>method in detail.</w:t>
      </w:r>
      <w:r w:rsidR="00502421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The performance of the method is </w:t>
      </w:r>
      <w:r w:rsidR="005F3811">
        <w:rPr>
          <w:rFonts w:ascii="Times New Roman" w:hAnsi="Times New Roman" w:hint="eastAsia"/>
          <w:sz w:val="20"/>
          <w:lang w:val="en-GB" w:eastAsia="zh-CN"/>
        </w:rPr>
        <w:t>validated</w:t>
      </w:r>
      <w:r w:rsidRPr="00B911E9">
        <w:rPr>
          <w:rFonts w:ascii="Times New Roman" w:hAnsi="Times New Roman"/>
          <w:sz w:val="20"/>
          <w:lang w:val="en-GB"/>
        </w:rPr>
        <w:t xml:space="preserve"> in section 4. Conclusions are </w:t>
      </w:r>
      <w:r w:rsidR="005F3811">
        <w:rPr>
          <w:rFonts w:ascii="Times New Roman" w:hAnsi="Times New Roman" w:hint="eastAsia"/>
          <w:sz w:val="20"/>
          <w:lang w:val="en-GB" w:eastAsia="zh-CN"/>
        </w:rPr>
        <w:t>drawn</w:t>
      </w:r>
      <w:r w:rsidRPr="00B911E9">
        <w:rPr>
          <w:rFonts w:ascii="Times New Roman" w:hAnsi="Times New Roman"/>
          <w:sz w:val="20"/>
          <w:lang w:val="en-GB"/>
        </w:rPr>
        <w:t xml:space="preserve"> in section 5</w:t>
      </w:r>
      <w:r w:rsidR="00024F83">
        <w:rPr>
          <w:rFonts w:ascii="Times New Roman" w:hAnsi="Times New Roman"/>
          <w:sz w:val="20"/>
          <w:lang w:val="en-GB"/>
        </w:rPr>
        <w:t>.</w:t>
      </w:r>
    </w:p>
    <w:p w14:paraId="370559FA" w14:textId="77777777" w:rsidR="002D0F6C" w:rsidRPr="00CA1091" w:rsidRDefault="002D0F6C">
      <w:pPr>
        <w:spacing w:before="340" w:after="170"/>
        <w:jc w:val="both"/>
        <w:rPr>
          <w:rFonts w:ascii="Arial" w:hAnsi="Arial" w:cs="Arial"/>
          <w:b/>
          <w:caps/>
          <w:szCs w:val="24"/>
          <w:lang w:val="en-GB" w:eastAsia="zh-CN"/>
        </w:rPr>
      </w:pPr>
      <w:r w:rsidRPr="00CA1091">
        <w:rPr>
          <w:rFonts w:ascii="Arial" w:hAnsi="Arial" w:cs="Arial"/>
          <w:b/>
          <w:caps/>
          <w:szCs w:val="24"/>
          <w:lang w:val="en-GB"/>
        </w:rPr>
        <w:t xml:space="preserve">2 </w:t>
      </w:r>
      <w:r w:rsidR="005C32B8">
        <w:rPr>
          <w:rFonts w:ascii="Arial" w:hAnsi="Arial" w:cs="Arial"/>
          <w:b/>
          <w:szCs w:val="24"/>
          <w:lang w:val="en-GB"/>
        </w:rPr>
        <w:t>Data</w:t>
      </w:r>
      <w:r w:rsidR="00B04244">
        <w:rPr>
          <w:rFonts w:ascii="Arial" w:hAnsi="Arial" w:cs="Arial" w:hint="eastAsia"/>
          <w:b/>
          <w:szCs w:val="24"/>
          <w:lang w:val="en-GB" w:eastAsia="zh-CN"/>
        </w:rPr>
        <w:t xml:space="preserve"> Preparation</w:t>
      </w:r>
    </w:p>
    <w:p w14:paraId="63599D1E" w14:textId="77777777" w:rsidR="002109CD" w:rsidRDefault="005C32B8" w:rsidP="005C32B8">
      <w:pPr>
        <w:jc w:val="both"/>
        <w:rPr>
          <w:rFonts w:ascii="Times" w:hAnsi="Times"/>
          <w:sz w:val="20"/>
          <w:lang w:val="en-GB"/>
        </w:rPr>
        <w:sectPr w:rsidR="002109CD" w:rsidSect="009A26D6">
          <w:headerReference w:type="even" r:id="rId15"/>
          <w:headerReference w:type="default" r:id="rId16"/>
          <w:headerReference w:type="first" r:id="rId17"/>
          <w:footnotePr>
            <w:pos w:val="beneathText"/>
            <w:numFmt w:val="lowerLetter"/>
          </w:footnotePr>
          <w:type w:val="continuous"/>
          <w:pgSz w:w="11905" w:h="16837" w:code="9"/>
          <w:pgMar w:top="1418" w:right="1077" w:bottom="1134" w:left="1077" w:header="680" w:footer="680" w:gutter="0"/>
          <w:cols w:num="2" w:space="454"/>
          <w:titlePg/>
          <w:docGrid w:linePitch="360"/>
        </w:sectPr>
      </w:pPr>
      <w:r w:rsidRPr="00FD3FAA">
        <w:rPr>
          <w:rFonts w:ascii="Times" w:hAnsi="Times"/>
          <w:sz w:val="20"/>
          <w:lang w:val="en-GB"/>
        </w:rPr>
        <w:t xml:space="preserve">Sentinel-1 </w:t>
      </w:r>
      <w:r>
        <w:rPr>
          <w:rFonts w:ascii="Times" w:hAnsi="Times"/>
          <w:sz w:val="20"/>
          <w:lang w:val="en-GB"/>
        </w:rPr>
        <w:t xml:space="preserve">interferometric mode </w:t>
      </w:r>
      <w:r w:rsidRPr="00FD3FAA">
        <w:rPr>
          <w:rFonts w:ascii="Times" w:hAnsi="Times"/>
          <w:sz w:val="20"/>
          <w:lang w:val="en-GB"/>
        </w:rPr>
        <w:t xml:space="preserve">(IW) mode Ground </w:t>
      </w:r>
    </w:p>
    <w:p w14:paraId="7FED64CE" w14:textId="77777777" w:rsidR="000835F9" w:rsidRPr="00CA1091" w:rsidRDefault="000835F9" w:rsidP="000835F9">
      <w:pPr>
        <w:spacing w:before="170" w:after="170"/>
        <w:jc w:val="center"/>
        <w:rPr>
          <w:rFonts w:ascii="Times" w:hAnsi="Times"/>
          <w:iCs/>
          <w:sz w:val="18"/>
          <w:szCs w:val="16"/>
          <w:lang w:val="en-GB"/>
        </w:rPr>
      </w:pPr>
      <w:commentRangeStart w:id="7"/>
      <w:r w:rsidRPr="00CA1091">
        <w:rPr>
          <w:rFonts w:ascii="Times" w:hAnsi="Times"/>
          <w:b/>
          <w:bCs/>
          <w:iCs/>
          <w:sz w:val="18"/>
          <w:szCs w:val="16"/>
          <w:lang w:val="en-GB"/>
        </w:rPr>
        <w:lastRenderedPageBreak/>
        <w:t xml:space="preserve">Table </w:t>
      </w:r>
      <w:proofErr w:type="gramStart"/>
      <w:r w:rsidRPr="00CA1091">
        <w:rPr>
          <w:rFonts w:ascii="Times" w:hAnsi="Times"/>
          <w:b/>
          <w:bCs/>
          <w:iCs/>
          <w:sz w:val="18"/>
          <w:szCs w:val="16"/>
          <w:lang w:val="en-GB"/>
        </w:rPr>
        <w:t>1.</w:t>
      </w:r>
      <w:r w:rsidRPr="00121EB9">
        <w:rPr>
          <w:rFonts w:ascii="Times" w:hAnsi="Times"/>
          <w:iCs/>
          <w:sz w:val="18"/>
          <w:szCs w:val="16"/>
          <w:lang w:val="en-GB"/>
        </w:rPr>
        <w:t>Information</w:t>
      </w:r>
      <w:proofErr w:type="gramEnd"/>
      <w:r w:rsidRPr="00121EB9">
        <w:rPr>
          <w:rFonts w:ascii="Times" w:hAnsi="Times"/>
          <w:iCs/>
          <w:sz w:val="18"/>
          <w:szCs w:val="16"/>
          <w:lang w:val="en-GB"/>
        </w:rPr>
        <w:t xml:space="preserve"> of SAR Images </w:t>
      </w:r>
      <w:commentRangeStart w:id="8"/>
      <w:r w:rsidRPr="00121EB9">
        <w:rPr>
          <w:rFonts w:ascii="Times" w:hAnsi="Times"/>
          <w:iCs/>
          <w:sz w:val="18"/>
          <w:szCs w:val="16"/>
          <w:lang w:val="en-GB"/>
        </w:rPr>
        <w:t>in</w:t>
      </w:r>
      <w:commentRangeEnd w:id="8"/>
      <w:r>
        <w:rPr>
          <w:rStyle w:val="af1"/>
        </w:rPr>
        <w:commentReference w:id="8"/>
      </w:r>
      <w:r w:rsidRPr="00121EB9">
        <w:rPr>
          <w:rFonts w:ascii="Times" w:hAnsi="Times"/>
          <w:iCs/>
          <w:sz w:val="18"/>
          <w:szCs w:val="16"/>
          <w:lang w:val="en-GB"/>
        </w:rPr>
        <w:t xml:space="preserve"> IW mode</w:t>
      </w:r>
      <w:r w:rsidRPr="00CA1091">
        <w:rPr>
          <w:rFonts w:ascii="Times" w:hAnsi="Times"/>
          <w:iCs/>
          <w:sz w:val="18"/>
          <w:szCs w:val="16"/>
          <w:lang w:val="en-GB"/>
        </w:rPr>
        <w:t>.</w:t>
      </w:r>
      <w:commentRangeEnd w:id="7"/>
      <w:r>
        <w:rPr>
          <w:rStyle w:val="af1"/>
        </w:rPr>
        <w:commentReference w:id="7"/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16"/>
        <w:gridCol w:w="2105"/>
        <w:gridCol w:w="2105"/>
        <w:gridCol w:w="1891"/>
        <w:gridCol w:w="1457"/>
      </w:tblGrid>
      <w:tr w:rsidR="000835F9" w:rsidRPr="00424586" w14:paraId="298FC168" w14:textId="77777777" w:rsidTr="008847BB">
        <w:trPr>
          <w:trHeight w:val="11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1413C07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8C8DC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Start 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E847A" w14:textId="77777777" w:rsidR="000835F9" w:rsidRPr="00E237CA" w:rsidRDefault="000835F9" w:rsidP="008847BB">
            <w:pPr>
              <w:pStyle w:val="a6"/>
              <w:tabs>
                <w:tab w:val="left" w:pos="425"/>
                <w:tab w:val="center" w:pos="988"/>
              </w:tabs>
              <w:spacing w:before="180" w:after="180"/>
              <w:jc w:val="left"/>
            </w:pPr>
            <w:r>
              <w:tab/>
            </w:r>
            <w:r>
              <w:tab/>
            </w:r>
            <w:r w:rsidRPr="00E237CA">
              <w:t>End 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D0D04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commentRangeStart w:id="9"/>
            <w:r w:rsidRPr="00E237CA">
              <w:t>Center Lat</w:t>
            </w:r>
            <w:r>
              <w:t>(</w:t>
            </w:r>
            <w:r w:rsidR="00175867">
              <w:t>°</w:t>
            </w:r>
            <w:r>
              <w:t>N)</w:t>
            </w:r>
            <w:commentRangeEnd w:id="9"/>
            <w:r>
              <w:rPr>
                <w:rStyle w:val="af1"/>
                <w:rFonts w:ascii="New York" w:hAnsi="New York"/>
                <w:lang w:val="fr-FR"/>
              </w:rPr>
              <w:commentReference w:id="9"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94459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Center Lon</w:t>
            </w:r>
            <w:r>
              <w:t>(</w:t>
            </w:r>
            <w:r w:rsidR="00175867">
              <w:t>°</w:t>
            </w:r>
            <w:r>
              <w:t>E)</w:t>
            </w:r>
          </w:p>
        </w:tc>
      </w:tr>
      <w:tr w:rsidR="000835F9" w:rsidRPr="00424586" w14:paraId="2983C8E0" w14:textId="77777777" w:rsidTr="008847BB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FB79AB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774227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2017-05-18T14:16:04Z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1B260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2017-05-18T14:16:29Z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4EF68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36.7694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B13D27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-123.3518</w:t>
            </w:r>
          </w:p>
        </w:tc>
      </w:tr>
      <w:tr w:rsidR="000835F9" w:rsidRPr="00424586" w14:paraId="3E9E39D8" w14:textId="77777777" w:rsidTr="008847BB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FBE0CB2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9E1E7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2017-05-18T23:35:38Z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C4192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2017-05-18T23:36:03Z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C522F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24.5454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9AE3E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-82.5721</w:t>
            </w:r>
          </w:p>
        </w:tc>
      </w:tr>
    </w:tbl>
    <w:p w14:paraId="571DEB95" w14:textId="77777777" w:rsidR="000835F9" w:rsidRDefault="000835F9" w:rsidP="000835F9">
      <w:pPr>
        <w:jc w:val="both"/>
        <w:rPr>
          <w:rFonts w:ascii="Times" w:hAnsi="Times"/>
          <w:sz w:val="20"/>
          <w:lang w:val="en-GB"/>
        </w:rPr>
        <w:sectPr w:rsidR="000835F9" w:rsidSect="002109CD">
          <w:headerReference w:type="first" r:id="rId18"/>
          <w:footerReference w:type="first" r:id="rId19"/>
          <w:footnotePr>
            <w:pos w:val="beneathText"/>
            <w:numFmt w:val="lowerLetter"/>
          </w:footnotePr>
          <w:type w:val="continuous"/>
          <w:pgSz w:w="11905" w:h="16837" w:code="9"/>
          <w:pgMar w:top="1418" w:right="1077" w:bottom="1134" w:left="1077" w:header="680" w:footer="680" w:gutter="0"/>
          <w:cols w:space="454"/>
          <w:titlePg/>
          <w:docGrid w:linePitch="360"/>
        </w:sectPr>
      </w:pPr>
    </w:p>
    <w:p w14:paraId="31E3A459" w14:textId="77777777" w:rsidR="000835F9" w:rsidRPr="00CA1091" w:rsidRDefault="000835F9" w:rsidP="000835F9">
      <w:pPr>
        <w:spacing w:before="170" w:after="170"/>
        <w:jc w:val="center"/>
        <w:rPr>
          <w:rFonts w:ascii="Times" w:hAnsi="Times"/>
          <w:iCs/>
          <w:sz w:val="18"/>
          <w:szCs w:val="16"/>
          <w:lang w:val="en-GB"/>
        </w:rPr>
      </w:pPr>
      <w:r w:rsidRPr="00CA1091">
        <w:rPr>
          <w:rFonts w:ascii="Times" w:hAnsi="Times"/>
          <w:b/>
          <w:bCs/>
          <w:iCs/>
          <w:sz w:val="18"/>
          <w:szCs w:val="16"/>
          <w:lang w:val="en-GB"/>
        </w:rPr>
        <w:t xml:space="preserve">Table </w:t>
      </w:r>
      <w:proofErr w:type="gramStart"/>
      <w:r w:rsidRPr="00CA1091">
        <w:rPr>
          <w:rFonts w:ascii="Times" w:hAnsi="Times"/>
          <w:b/>
          <w:bCs/>
          <w:iCs/>
          <w:sz w:val="18"/>
          <w:szCs w:val="16"/>
          <w:lang w:val="en-GB"/>
        </w:rPr>
        <w:t>2.</w:t>
      </w:r>
      <w:r>
        <w:rPr>
          <w:rFonts w:ascii="Times" w:hAnsi="Times"/>
          <w:iCs/>
          <w:sz w:val="18"/>
          <w:szCs w:val="16"/>
          <w:lang w:val="en-GB"/>
        </w:rPr>
        <w:t>Information</w:t>
      </w:r>
      <w:proofErr w:type="gramEnd"/>
      <w:r>
        <w:rPr>
          <w:rFonts w:ascii="Times" w:hAnsi="Times"/>
          <w:iCs/>
          <w:sz w:val="18"/>
          <w:szCs w:val="16"/>
          <w:lang w:val="en-GB"/>
        </w:rPr>
        <w:t xml:space="preserve"> of in suit </w:t>
      </w:r>
      <w:r>
        <w:rPr>
          <w:rFonts w:ascii="Times" w:hAnsi="Times" w:hint="eastAsia"/>
          <w:iCs/>
          <w:sz w:val="18"/>
          <w:szCs w:val="16"/>
          <w:lang w:val="en-GB" w:eastAsia="zh-CN"/>
        </w:rPr>
        <w:t xml:space="preserve">NDBC </w:t>
      </w:r>
      <w:r>
        <w:rPr>
          <w:rFonts w:ascii="Times" w:hAnsi="Times"/>
          <w:iCs/>
          <w:sz w:val="18"/>
          <w:szCs w:val="16"/>
          <w:lang w:val="en-GB"/>
        </w:rPr>
        <w:t>buoy</w:t>
      </w:r>
      <w:r w:rsidRPr="00CA1091">
        <w:rPr>
          <w:rFonts w:ascii="Times" w:hAnsi="Times"/>
          <w:iCs/>
          <w:sz w:val="18"/>
          <w:szCs w:val="16"/>
          <w:lang w:val="en-GB"/>
        </w:rPr>
        <w:t>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783"/>
        <w:gridCol w:w="1291"/>
        <w:gridCol w:w="1838"/>
        <w:gridCol w:w="1729"/>
        <w:gridCol w:w="1683"/>
      </w:tblGrid>
      <w:tr w:rsidR="000835F9" w:rsidRPr="00424586" w14:paraId="4BBA5C86" w14:textId="77777777" w:rsidTr="008847BB">
        <w:trPr>
          <w:trHeight w:val="42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524AF6B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Station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B6A617A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commentRangeStart w:id="10"/>
            <w:r w:rsidRPr="00D70E2A">
              <w:rPr>
                <w:rFonts w:ascii="Times" w:hAnsi="Times"/>
                <w:sz w:val="20"/>
                <w:lang w:val="en-GB"/>
              </w:rPr>
              <w:t>Latitude</w:t>
            </w:r>
            <w:r>
              <w:rPr>
                <w:rFonts w:ascii="Times" w:hAnsi="Times"/>
                <w:sz w:val="20"/>
                <w:lang w:val="en-GB"/>
              </w:rPr>
              <w:t xml:space="preserve"> (</w:t>
            </w:r>
            <w:r w:rsidR="00175867">
              <w:rPr>
                <w:rFonts w:ascii="Times" w:hAnsi="Times"/>
                <w:sz w:val="20"/>
                <w:lang w:val="en-GB"/>
              </w:rPr>
              <w:t>°</w:t>
            </w:r>
            <w:r>
              <w:rPr>
                <w:rFonts w:ascii="Times" w:hAnsi="Times"/>
                <w:sz w:val="20"/>
                <w:lang w:val="en-GB"/>
              </w:rPr>
              <w:t>N)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B2A7BB4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 w:eastAsia="zh-CN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Longitude</w:t>
            </w:r>
            <w:r>
              <w:rPr>
                <w:rFonts w:ascii="Times" w:hAnsi="Times" w:hint="eastAsia"/>
                <w:sz w:val="20"/>
                <w:lang w:val="en-GB" w:eastAsia="zh-CN"/>
              </w:rPr>
              <w:t>(</w:t>
            </w:r>
            <w:r w:rsidR="00175867">
              <w:rPr>
                <w:rFonts w:ascii="Times" w:hAnsi="Times" w:hint="eastAsia"/>
                <w:sz w:val="20"/>
                <w:lang w:val="en-GB" w:eastAsia="zh-CN"/>
              </w:rPr>
              <w:t>°</w:t>
            </w:r>
            <w:r>
              <w:rPr>
                <w:rFonts w:ascii="Times" w:hAnsi="Times"/>
                <w:sz w:val="20"/>
                <w:lang w:val="en-GB" w:eastAsia="zh-CN"/>
              </w:rPr>
              <w:t>E</w:t>
            </w:r>
            <w:r>
              <w:rPr>
                <w:rFonts w:ascii="Times" w:hAnsi="Times" w:hint="eastAsia"/>
                <w:sz w:val="20"/>
                <w:lang w:val="en-GB" w:eastAsia="zh-CN"/>
              </w:rPr>
              <w:t>)</w:t>
            </w:r>
            <w:commentRangeEnd w:id="10"/>
            <w:r>
              <w:rPr>
                <w:rStyle w:val="af1"/>
              </w:rPr>
              <w:commentReference w:id="10"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8A84B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Wind Direction</w:t>
            </w:r>
            <w:r>
              <w:rPr>
                <w:rFonts w:ascii="Times" w:hAnsi="Times"/>
                <w:sz w:val="20"/>
                <w:lang w:val="en-GB"/>
              </w:rPr>
              <w:t xml:space="preserve"> (°)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D217C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Time</w:t>
            </w:r>
          </w:p>
        </w:tc>
      </w:tr>
      <w:tr w:rsidR="000835F9" w:rsidRPr="00424586" w14:paraId="6A0121BF" w14:textId="77777777" w:rsidTr="008847BB">
        <w:trPr>
          <w:trHeight w:val="33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77C6FA6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46012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BD40D86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37.363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177577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-122.881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024160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318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2F656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2017-05-18-14-20</w:t>
            </w:r>
          </w:p>
        </w:tc>
      </w:tr>
      <w:tr w:rsidR="000835F9" w:rsidRPr="00424586" w14:paraId="040F8B0C" w14:textId="77777777" w:rsidTr="008847BB">
        <w:trPr>
          <w:trHeight w:val="36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8789ACA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plsf1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D721A1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24.693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320D0F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-82.773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BBDAF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97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8B61F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2017-05-18-23-40</w:t>
            </w:r>
          </w:p>
        </w:tc>
      </w:tr>
    </w:tbl>
    <w:p w14:paraId="6355FF48" w14:textId="77777777" w:rsidR="000835F9" w:rsidRDefault="000835F9" w:rsidP="005C32B8">
      <w:pPr>
        <w:jc w:val="both"/>
        <w:rPr>
          <w:rFonts w:ascii="Times" w:hAnsi="Times"/>
          <w:sz w:val="20"/>
          <w:lang w:val="en-GB"/>
        </w:rPr>
      </w:pPr>
    </w:p>
    <w:p w14:paraId="752F68A3" w14:textId="77777777" w:rsidR="000835F9" w:rsidRDefault="000835F9" w:rsidP="005C32B8">
      <w:pPr>
        <w:jc w:val="both"/>
        <w:rPr>
          <w:rFonts w:ascii="Times" w:hAnsi="Times"/>
          <w:sz w:val="20"/>
          <w:lang w:val="en-GB"/>
        </w:rPr>
      </w:pPr>
    </w:p>
    <w:p w14:paraId="36CE1C3E" w14:textId="77777777" w:rsidR="00CB03E9" w:rsidRDefault="00CB03E9" w:rsidP="005C32B8">
      <w:pPr>
        <w:jc w:val="both"/>
        <w:rPr>
          <w:rFonts w:ascii="Times" w:hAnsi="Times"/>
          <w:sz w:val="20"/>
          <w:lang w:val="en-GB"/>
        </w:rPr>
        <w:sectPr w:rsidR="00CB03E9" w:rsidSect="000835F9">
          <w:headerReference w:type="first" r:id="rId20"/>
          <w:footerReference w:type="first" r:id="rId21"/>
          <w:footnotePr>
            <w:pos w:val="beneathText"/>
            <w:numFmt w:val="lowerLetter"/>
          </w:footnotePr>
          <w:type w:val="continuous"/>
          <w:pgSz w:w="11905" w:h="16837" w:code="9"/>
          <w:pgMar w:top="1418" w:right="1077" w:bottom="1134" w:left="1077" w:header="680" w:footer="680" w:gutter="0"/>
          <w:cols w:space="454"/>
          <w:titlePg/>
          <w:docGrid w:linePitch="360"/>
        </w:sectPr>
      </w:pPr>
    </w:p>
    <w:p w14:paraId="1C1E4713" w14:textId="77777777" w:rsidR="005C32B8" w:rsidRPr="00FD3FAA" w:rsidRDefault="00A87E57" w:rsidP="005C32B8">
      <w:pPr>
        <w:jc w:val="both"/>
        <w:rPr>
          <w:rFonts w:ascii="Times" w:hAnsi="Times"/>
          <w:sz w:val="20"/>
          <w:lang w:val="en-GB"/>
        </w:rPr>
      </w:pPr>
      <w:r w:rsidRPr="00FD3FAA">
        <w:rPr>
          <w:rFonts w:ascii="Times" w:hAnsi="Times"/>
          <w:sz w:val="20"/>
          <w:lang w:val="en-GB"/>
        </w:rPr>
        <w:t>Range Detected (GRD) Ver</w:t>
      </w:r>
      <w:r>
        <w:rPr>
          <w:rFonts w:ascii="Times" w:hAnsi="Times"/>
          <w:sz w:val="20"/>
          <w:lang w:val="en-GB"/>
        </w:rPr>
        <w:t>tical-Vertical (VV) polarized</w:t>
      </w:r>
      <w:r w:rsidRPr="00FD3FAA">
        <w:rPr>
          <w:rFonts w:ascii="Times" w:hAnsi="Times"/>
          <w:sz w:val="20"/>
          <w:lang w:val="en-GB"/>
        </w:rPr>
        <w:t xml:space="preserve"> SAR images can be download from European Space Agency (ESA) Sentinels Scienti</w:t>
      </w:r>
      <w:r w:rsidRPr="00FD3FAA">
        <w:rPr>
          <w:rFonts w:ascii="Times New Roman" w:hAnsi="Times New Roman" w:cs="Times New Roman"/>
          <w:sz w:val="20"/>
          <w:lang w:val="en-GB"/>
        </w:rPr>
        <w:t>ﬁ</w:t>
      </w:r>
      <w:r w:rsidRPr="00FD3FAA">
        <w:rPr>
          <w:rFonts w:ascii="Times" w:hAnsi="Times"/>
          <w:sz w:val="20"/>
          <w:lang w:val="en-GB"/>
        </w:rPr>
        <w:t xml:space="preserve">c Data Hub with </w:t>
      </w:r>
      <w:r>
        <w:rPr>
          <w:rFonts w:ascii="Times" w:hAnsi="Times" w:hint="eastAsia"/>
          <w:sz w:val="20"/>
          <w:lang w:val="en-GB" w:eastAsia="zh-CN"/>
        </w:rPr>
        <w:t xml:space="preserve">a </w:t>
      </w:r>
      <w:r>
        <w:rPr>
          <w:rFonts w:ascii="Times" w:hAnsi="Times"/>
          <w:sz w:val="20"/>
          <w:lang w:val="en-GB"/>
        </w:rPr>
        <w:t>nominal resolution of 20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×</m:t>
        </m:r>
      </m:oMath>
      <w:r w:rsidRPr="00FD3FAA">
        <w:rPr>
          <w:rFonts w:ascii="Times" w:hAnsi="Times"/>
          <w:sz w:val="20"/>
          <w:lang w:val="en-GB"/>
        </w:rPr>
        <w:t>22m and pixel spacingof10min range and azimuth, respectively. In this study, we</w:t>
      </w:r>
      <w:r>
        <w:rPr>
          <w:rFonts w:ascii="Times" w:hAnsi="Times"/>
          <w:sz w:val="20"/>
          <w:lang w:val="en-GB"/>
        </w:rPr>
        <w:t xml:space="preserve"> </w:t>
      </w:r>
      <w:r w:rsidR="005C32B8" w:rsidRPr="00FD3FAA">
        <w:rPr>
          <w:rFonts w:ascii="Times" w:hAnsi="Times"/>
          <w:sz w:val="20"/>
          <w:lang w:val="en-GB"/>
        </w:rPr>
        <w:t>concentrate on WDs retrieval from VV-polarized SAR image. Geometric calibrations are carried out by The Sentinel Application Platform 5.0</w:t>
      </w:r>
      <w:r w:rsidR="00F2793E">
        <w:rPr>
          <w:rFonts w:ascii="Times" w:hAnsi="Times"/>
          <w:sz w:val="20"/>
          <w:lang w:val="en-GB"/>
        </w:rPr>
        <w:t xml:space="preserve"> (SNAP 5.0)</w:t>
      </w:r>
      <w:r>
        <w:rPr>
          <w:rFonts w:ascii="Times" w:hAnsi="Times"/>
          <w:sz w:val="20"/>
          <w:lang w:val="en-GB"/>
        </w:rPr>
        <w:t xml:space="preserve"> </w:t>
      </w:r>
      <w:r w:rsidR="00642C48">
        <w:rPr>
          <w:rFonts w:ascii="Times" w:hAnsi="Times"/>
          <w:sz w:val="20"/>
          <w:lang w:val="en-GB"/>
        </w:rPr>
        <w:t>[11]</w:t>
      </w:r>
      <w:r w:rsidR="005C32B8" w:rsidRPr="00FD3FAA">
        <w:rPr>
          <w:rFonts w:ascii="Times" w:hAnsi="Times"/>
          <w:sz w:val="20"/>
          <w:lang w:val="en-GB"/>
        </w:rPr>
        <w:t>.</w:t>
      </w:r>
    </w:p>
    <w:p w14:paraId="5099617E" w14:textId="77777777" w:rsidR="005C32B8" w:rsidRDefault="005F3811" w:rsidP="008847BB">
      <w:pPr>
        <w:ind w:firstLineChars="142" w:firstLine="284"/>
        <w:jc w:val="both"/>
        <w:rPr>
          <w:rFonts w:ascii="Times" w:hAnsi="Times"/>
          <w:sz w:val="20"/>
          <w:lang w:val="en-GB"/>
        </w:rPr>
      </w:pPr>
      <w:r>
        <w:rPr>
          <w:rFonts w:ascii="Times" w:hAnsi="Times" w:hint="eastAsia"/>
          <w:sz w:val="20"/>
          <w:lang w:val="en-GB" w:eastAsia="zh-CN"/>
        </w:rPr>
        <w:t>T</w:t>
      </w:r>
      <w:r w:rsidRPr="00FD3FAA">
        <w:rPr>
          <w:rFonts w:ascii="Times" w:hAnsi="Times"/>
          <w:sz w:val="20"/>
          <w:lang w:val="en-GB"/>
        </w:rPr>
        <w:t xml:space="preserve">wo </w:t>
      </w:r>
      <w:r w:rsidR="005C32B8" w:rsidRPr="00FD3FAA">
        <w:rPr>
          <w:rFonts w:ascii="Times" w:hAnsi="Times"/>
          <w:sz w:val="20"/>
          <w:lang w:val="en-GB"/>
        </w:rPr>
        <w:t xml:space="preserve">Sentinel-1 IW mode SAR images </w:t>
      </w:r>
      <w:r>
        <w:rPr>
          <w:rFonts w:ascii="Times" w:hAnsi="Times" w:hint="eastAsia"/>
          <w:sz w:val="20"/>
          <w:lang w:val="en-GB" w:eastAsia="zh-CN"/>
        </w:rPr>
        <w:t xml:space="preserve">with </w:t>
      </w:r>
      <w:r w:rsidRPr="00FD3FAA">
        <w:rPr>
          <w:rFonts w:ascii="Times" w:hAnsi="Times"/>
          <w:sz w:val="20"/>
          <w:lang w:val="en-GB"/>
        </w:rPr>
        <w:t>wind streaks</w:t>
      </w:r>
      <w:r>
        <w:rPr>
          <w:rFonts w:ascii="Times" w:hAnsi="Times" w:hint="eastAsia"/>
          <w:sz w:val="20"/>
          <w:lang w:val="en-GB" w:eastAsia="zh-CN"/>
        </w:rPr>
        <w:t xml:space="preserve"> were used </w:t>
      </w:r>
      <w:r w:rsidR="005C32B8" w:rsidRPr="00FD3FAA">
        <w:rPr>
          <w:rFonts w:ascii="Times" w:hAnsi="Times"/>
          <w:sz w:val="20"/>
          <w:lang w:val="en-GB"/>
        </w:rPr>
        <w:t>in our study. Their</w:t>
      </w:r>
      <w:r w:rsidR="004E6B70">
        <w:rPr>
          <w:rFonts w:ascii="Times" w:hAnsi="Times"/>
          <w:sz w:val="20"/>
          <w:lang w:val="en-GB"/>
        </w:rPr>
        <w:t xml:space="preserve"> </w:t>
      </w:r>
      <w:r w:rsidR="005C32B8" w:rsidRPr="00FD3FAA">
        <w:rPr>
          <w:rFonts w:ascii="Times" w:hAnsi="Times"/>
          <w:sz w:val="20"/>
          <w:lang w:val="en-GB"/>
        </w:rPr>
        <w:t>information</w:t>
      </w:r>
      <w:r w:rsidR="005C32B8">
        <w:rPr>
          <w:rFonts w:ascii="Times" w:hAnsi="Times"/>
          <w:sz w:val="20"/>
          <w:lang w:val="en-GB"/>
        </w:rPr>
        <w:t xml:space="preserve"> is</w:t>
      </w:r>
      <w:r w:rsidR="005C32B8" w:rsidRPr="00FD3FAA">
        <w:rPr>
          <w:rFonts w:ascii="Times" w:hAnsi="Times"/>
          <w:sz w:val="20"/>
          <w:lang w:val="en-GB"/>
        </w:rPr>
        <w:t xml:space="preserve"> listed in Table</w:t>
      </w:r>
      <w:r w:rsidR="005C32B8">
        <w:rPr>
          <w:rFonts w:ascii="Times" w:hAnsi="Times"/>
          <w:sz w:val="20"/>
          <w:lang w:val="en-GB"/>
        </w:rPr>
        <w:t xml:space="preserve"> 1</w:t>
      </w:r>
      <w:r w:rsidR="003D4B37">
        <w:rPr>
          <w:rFonts w:ascii="Times" w:hAnsi="Times"/>
          <w:sz w:val="20"/>
          <w:lang w:val="en-GB"/>
        </w:rPr>
        <w:t xml:space="preserve">. Associated </w:t>
      </w:r>
      <w:commentRangeStart w:id="11"/>
      <w:r w:rsidR="003D4B37">
        <w:rPr>
          <w:rFonts w:ascii="Times" w:hAnsi="Times"/>
          <w:sz w:val="20"/>
          <w:lang w:val="en-GB"/>
        </w:rPr>
        <w:t>with SAR</w:t>
      </w:r>
      <w:commentRangeEnd w:id="11"/>
      <w:r>
        <w:rPr>
          <w:rStyle w:val="af1"/>
        </w:rPr>
        <w:commentReference w:id="11"/>
      </w:r>
      <w:r w:rsidR="004E6B70">
        <w:rPr>
          <w:rFonts w:ascii="Times" w:hAnsi="Times"/>
          <w:sz w:val="20"/>
          <w:lang w:val="en-GB"/>
        </w:rPr>
        <w:t xml:space="preserve"> </w:t>
      </w:r>
      <w:r w:rsidR="005C32B8" w:rsidRPr="00FD3FAA">
        <w:rPr>
          <w:rFonts w:ascii="Times" w:hAnsi="Times"/>
          <w:sz w:val="20"/>
          <w:lang w:val="en-GB"/>
        </w:rPr>
        <w:t>images, the in situ National Oceanic and Atmospheric Administration (NOAA) National Data Buoy Center (NDBC) buoys are collected, which are listed in Table</w:t>
      </w:r>
      <w:r w:rsidR="005C32B8">
        <w:rPr>
          <w:rFonts w:ascii="Times" w:hAnsi="Times"/>
          <w:sz w:val="20"/>
          <w:lang w:val="en-GB"/>
        </w:rPr>
        <w:t xml:space="preserve"> 2, including WD at the </w:t>
      </w:r>
      <w:r w:rsidR="0018670A">
        <w:rPr>
          <w:rFonts w:ascii="Times" w:hAnsi="Times"/>
          <w:sz w:val="20"/>
          <w:lang w:val="en-GB"/>
        </w:rPr>
        <w:t>sa</w:t>
      </w:r>
      <w:r w:rsidR="0018670A">
        <w:rPr>
          <w:rFonts w:ascii="Times" w:hAnsi="Times" w:hint="eastAsia"/>
          <w:sz w:val="20"/>
          <w:lang w:val="en-GB" w:eastAsia="zh-CN"/>
        </w:rPr>
        <w:t xml:space="preserve">me </w:t>
      </w:r>
      <w:r w:rsidR="005C32B8">
        <w:rPr>
          <w:rFonts w:ascii="Times" w:hAnsi="Times"/>
          <w:sz w:val="20"/>
          <w:lang w:val="en-GB"/>
        </w:rPr>
        <w:t>time.</w:t>
      </w:r>
    </w:p>
    <w:p w14:paraId="273E0474" w14:textId="77777777" w:rsidR="002D0F6C" w:rsidRPr="00CA1091" w:rsidRDefault="002D0F6C">
      <w:pPr>
        <w:spacing w:before="340" w:after="170"/>
        <w:jc w:val="both"/>
        <w:rPr>
          <w:rFonts w:ascii="Arial" w:hAnsi="Arial" w:cs="Arial"/>
          <w:b/>
          <w:caps/>
          <w:sz w:val="20"/>
          <w:lang w:val="en-GB"/>
        </w:rPr>
      </w:pPr>
      <w:r w:rsidRPr="00CA1091">
        <w:rPr>
          <w:rFonts w:ascii="Arial" w:hAnsi="Arial" w:cs="Arial"/>
          <w:b/>
          <w:szCs w:val="24"/>
          <w:lang w:val="en-GB"/>
        </w:rPr>
        <w:t>3</w:t>
      </w:r>
      <w:r w:rsidR="007B5DDE">
        <w:rPr>
          <w:rFonts w:ascii="Arial" w:hAnsi="Arial" w:cs="Arial"/>
          <w:b/>
          <w:szCs w:val="24"/>
          <w:lang w:val="en-GB"/>
        </w:rPr>
        <w:t>Method</w:t>
      </w:r>
      <w:r w:rsidR="00B04244">
        <w:rPr>
          <w:rFonts w:ascii="Arial" w:hAnsi="Arial" w:cs="Arial" w:hint="eastAsia"/>
          <w:b/>
          <w:szCs w:val="24"/>
          <w:lang w:val="en-GB" w:eastAsia="zh-CN"/>
        </w:rPr>
        <w:t xml:space="preserve"> with</w:t>
      </w:r>
      <w:r w:rsidR="00B04244" w:rsidRPr="00B04244">
        <w:t xml:space="preserve"> </w:t>
      </w:r>
      <w:r w:rsidR="00B04244" w:rsidRPr="00B04244">
        <w:rPr>
          <w:rFonts w:ascii="Arial" w:hAnsi="Arial" w:cs="Arial"/>
          <w:b/>
          <w:szCs w:val="24"/>
          <w:lang w:val="en-GB"/>
        </w:rPr>
        <w:t>Modified Circle Median Filter</w:t>
      </w:r>
    </w:p>
    <w:p w14:paraId="113D9C47" w14:textId="77777777" w:rsidR="007B5DDE" w:rsidRDefault="007B5DDE" w:rsidP="00D12903">
      <w:pPr>
        <w:pStyle w:val="FirstParagraph"/>
        <w:spacing w:after="0"/>
        <w:mirrorIndents/>
        <w:jc w:val="both"/>
      </w:pPr>
      <w:r w:rsidRPr="007B5DDE">
        <w:rPr>
          <w:rFonts w:ascii="Times" w:hAnsi="Times" w:cs="New York"/>
          <w:sz w:val="20"/>
          <w:szCs w:val="20"/>
          <w:lang w:val="en-GB" w:eastAsia="ar-SA"/>
        </w:rPr>
        <w:t>For wind vector retrieval from scattermeter, a</w:t>
      </w:r>
      <w:r w:rsidR="00D12903">
        <w:rPr>
          <w:rFonts w:ascii="Times" w:hAnsi="Times" w:cs="New York"/>
          <w:sz w:val="20"/>
          <w:szCs w:val="20"/>
          <w:lang w:val="en-GB" w:eastAsia="ar-SA"/>
        </w:rPr>
        <w:t xml:space="preserve"> modified </w:t>
      </w:r>
      <w:r w:rsidR="009F6C1B">
        <w:rPr>
          <w:rStyle w:val="af1"/>
          <w:rFonts w:ascii="New York" w:hAnsi="New York" w:cs="New York"/>
          <w:lang w:val="fr-FR" w:eastAsia="ar-SA"/>
        </w:rPr>
        <w:commentReference w:id="12"/>
      </w:r>
      <w:r w:rsidRPr="007B5DDE">
        <w:rPr>
          <w:rFonts w:ascii="Times" w:hAnsi="Times" w:cs="New York"/>
          <w:sz w:val="20"/>
          <w:szCs w:val="20"/>
          <w:lang w:val="en-GB" w:eastAsia="ar-SA"/>
        </w:rPr>
        <w:t xml:space="preserve">median filter is used to select a unique wind vector out of a set of ambiguous wind vectors at each WVC. In this study, we regard WDs </w:t>
      </w:r>
      <w:r w:rsidR="009A2E62" w:rsidRPr="007B5DDE">
        <w:rPr>
          <w:rFonts w:ascii="Times" w:hAnsi="Times" w:cs="New York"/>
          <w:sz w:val="20"/>
          <w:szCs w:val="20"/>
          <w:lang w:val="en-GB" w:eastAsia="ar-SA"/>
        </w:rPr>
        <w:t>extracted</w:t>
      </w:r>
      <w:r w:rsidRPr="007B5DDE">
        <w:rPr>
          <w:rFonts w:ascii="Times" w:hAnsi="Times" w:cs="New York"/>
          <w:sz w:val="20"/>
          <w:szCs w:val="20"/>
          <w:lang w:val="en-GB" w:eastAsia="ar-SA"/>
        </w:rPr>
        <w:t xml:space="preserve"> by FFT and LG as ambiguous WDs.</w:t>
      </w:r>
    </w:p>
    <w:p w14:paraId="03A103DF" w14:textId="77777777" w:rsidR="00E10907" w:rsidRDefault="007B5DDE" w:rsidP="009A2E62">
      <w:pPr>
        <w:ind w:firstLineChars="142" w:firstLine="284"/>
        <w:jc w:val="both"/>
        <w:rPr>
          <w:rFonts w:ascii="Times" w:hAnsi="Times"/>
          <w:sz w:val="20"/>
          <w:lang w:val="en-GB"/>
        </w:rPr>
      </w:pPr>
      <w:r w:rsidRPr="00CB4AAA">
        <w:rPr>
          <w:rFonts w:ascii="Times" w:hAnsi="Times"/>
          <w:sz w:val="20"/>
          <w:lang w:val="en-GB"/>
        </w:rPr>
        <w:t>F</w:t>
      </w:r>
      <w:r w:rsidRPr="007B5DDE">
        <w:rPr>
          <w:rFonts w:ascii="Times" w:hAnsi="Times"/>
          <w:sz w:val="20"/>
          <w:lang w:val="en-GB"/>
        </w:rPr>
        <w:t xml:space="preserve">or a set of data </w:t>
      </w:r>
      <m:oMath>
        <m:r>
          <w:rPr>
            <w:rFonts w:ascii="Cambria Math" w:hAnsi="Cambria Math"/>
            <w:sz w:val="20"/>
            <w:lang w:val="en-GB"/>
          </w:rPr>
          <m:t>A</m:t>
        </m:r>
      </m:oMath>
      <w:r w:rsidRPr="007B5DDE">
        <w:rPr>
          <w:rFonts w:ascii="Times" w:hAnsi="Times"/>
          <w:sz w:val="20"/>
          <w:lang w:val="en-GB"/>
        </w:rPr>
        <w:t xml:space="preserve"> with length of </w:t>
      </w:r>
      <m:oMath>
        <m:r>
          <w:rPr>
            <w:rFonts w:ascii="Cambria Math" w:hAnsi="Cambria Math"/>
            <w:sz w:val="20"/>
            <w:lang w:val="en-GB"/>
          </w:rPr>
          <m:t>N</m:t>
        </m:r>
      </m:oMath>
      <w:r w:rsidRPr="007B5DDE">
        <w:rPr>
          <w:rFonts w:ascii="Times" w:hAnsi="Times"/>
          <w:sz w:val="20"/>
          <w:lang w:val="en-GB"/>
        </w:rPr>
        <w:t xml:space="preserve"> and circular data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∈</m:t>
        </m:r>
        <m:r>
          <w:rPr>
            <w:rFonts w:ascii="Cambria Math" w:hAnsi="Cambria Math"/>
            <w:sz w:val="20"/>
            <w:lang w:val="en-GB"/>
          </w:rPr>
          <m:t>A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,1≤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N</m:t>
        </m:r>
      </m:oMath>
      <w:r w:rsidRPr="007B5DDE">
        <w:rPr>
          <w:rFonts w:ascii="Times" w:hAnsi="Times"/>
          <w:sz w:val="20"/>
          <w:lang w:val="en-GB"/>
        </w:rPr>
        <w:t xml:space="preserve">, the median </w:t>
      </w:r>
      <m:oMath>
        <m:r>
          <w:rPr>
            <w:rFonts w:ascii="Cambria Math" w:hAnsi="Cambria Math"/>
            <w:sz w:val="20"/>
            <w:lang w:val="en-GB"/>
          </w:rPr>
          <m:t>y</m:t>
        </m:r>
      </m:oMath>
      <w:r w:rsidRPr="007B5DDE">
        <w:rPr>
          <w:rFonts w:ascii="Times" w:hAnsi="Times"/>
          <w:sz w:val="20"/>
          <w:lang w:val="en-GB"/>
        </w:rPr>
        <w:t xml:space="preserve"> can be expressed as:</w:t>
      </w:r>
    </w:p>
    <w:p w14:paraId="531E3EB4" w14:textId="77777777" w:rsidR="009A2E62" w:rsidRPr="007B5DDE" w:rsidRDefault="009A2E62" w:rsidP="009A2E62">
      <w:pPr>
        <w:ind w:firstLineChars="142" w:firstLine="284"/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4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"/>
        <w:gridCol w:w="3772"/>
        <w:gridCol w:w="450"/>
      </w:tblGrid>
      <w:tr w:rsidR="00E10907" w14:paraId="78EABF22" w14:textId="77777777" w:rsidTr="00E10907">
        <w:tc>
          <w:tcPr>
            <w:tcW w:w="448" w:type="dxa"/>
            <w:vAlign w:val="center"/>
          </w:tcPr>
          <w:p w14:paraId="4A585E2D" w14:textId="77777777" w:rsidR="00E10907" w:rsidRDefault="00E10907" w:rsidP="00E10907">
            <w:pPr>
              <w:tabs>
                <w:tab w:val="left" w:pos="3629"/>
                <w:tab w:val="right" w:pos="4196"/>
              </w:tabs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772" w:type="dxa"/>
            <w:vAlign w:val="center"/>
          </w:tcPr>
          <w:p w14:paraId="3B21B592" w14:textId="77777777" w:rsidR="00E10907" w:rsidRDefault="00E10907" w:rsidP="00E10907">
            <w:pPr>
              <w:tabs>
                <w:tab w:val="left" w:pos="3629"/>
                <w:tab w:val="right" w:pos="4196"/>
              </w:tabs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lang w:val="en-GB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∈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A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  <w:sz w:val="20"/>
                    <w:lang w:val="en-GB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|</m:t>
                </m:r>
              </m:oMath>
            </m:oMathPara>
          </w:p>
        </w:tc>
        <w:tc>
          <w:tcPr>
            <w:tcW w:w="450" w:type="dxa"/>
            <w:vAlign w:val="center"/>
          </w:tcPr>
          <w:p w14:paraId="173F77FC" w14:textId="77777777" w:rsidR="00E10907" w:rsidRDefault="00E10907" w:rsidP="00E10907">
            <w:pPr>
              <w:tabs>
                <w:tab w:val="left" w:pos="3629"/>
                <w:tab w:val="right" w:pos="4196"/>
              </w:tabs>
              <w:jc w:val="center"/>
              <w:rPr>
                <w:rFonts w:ascii="Times" w:hAnsi="Times"/>
                <w:sz w:val="20"/>
                <w:lang w:val="en-GB" w:eastAsia="zh-CN"/>
              </w:rPr>
            </w:pPr>
            <w:r>
              <w:rPr>
                <w:rFonts w:ascii="Times" w:hAnsi="Times" w:hint="eastAsia"/>
                <w:sz w:val="20"/>
                <w:lang w:val="en-GB" w:eastAsia="zh-CN"/>
              </w:rPr>
              <w:t>(1)</w:t>
            </w:r>
          </w:p>
        </w:tc>
      </w:tr>
    </w:tbl>
    <w:p w14:paraId="60B36B38" w14:textId="77777777" w:rsidR="009A2E62" w:rsidRDefault="009A2E62" w:rsidP="007B5DDE">
      <w:pPr>
        <w:jc w:val="both"/>
        <w:rPr>
          <w:rFonts w:ascii="Times" w:hAnsi="Times"/>
          <w:sz w:val="20"/>
          <w:lang w:val="en-GB"/>
        </w:rPr>
      </w:pPr>
    </w:p>
    <w:p w14:paraId="5E252486" w14:textId="77777777" w:rsidR="007B5DDE" w:rsidRDefault="007B5DDE" w:rsidP="007B5DDE">
      <w:pPr>
        <w:jc w:val="both"/>
        <w:rPr>
          <w:rFonts w:ascii="Times" w:hAnsi="Times"/>
          <w:sz w:val="20"/>
          <w:lang w:val="en-GB"/>
        </w:rPr>
      </w:pPr>
      <w:r w:rsidRPr="007B5DDE">
        <w:rPr>
          <w:rFonts w:ascii="Times" w:hAnsi="Times"/>
          <w:sz w:val="20"/>
          <w:lang w:val="en-GB"/>
        </w:rPr>
        <w:t xml:space="preserve">Based on </w:t>
      </w:r>
      <w:hyperlink w:anchor="equ:1">
        <w:r w:rsidR="00E10907">
          <w:rPr>
            <w:rFonts w:ascii="Times" w:hAnsi="Times"/>
            <w:sz w:val="20"/>
            <w:lang w:val="en-GB"/>
          </w:rPr>
          <w:t>(1)</w:t>
        </w:r>
      </w:hyperlink>
      <w:r w:rsidRPr="007B5DDE">
        <w:rPr>
          <w:rFonts w:ascii="Times" w:hAnsi="Times"/>
          <w:sz w:val="20"/>
          <w:lang w:val="en-GB"/>
        </w:rPr>
        <w:t xml:space="preserve">, a median filter is implemented by constructing a fixed-length data window which </w:t>
      </w:r>
      <w:r w:rsidR="00BB7CA0" w:rsidRPr="007B5DDE">
        <w:rPr>
          <w:rFonts w:ascii="Times" w:hAnsi="Times"/>
          <w:sz w:val="20"/>
          <w:lang w:val="en-GB"/>
        </w:rPr>
        <w:t>passe</w:t>
      </w:r>
      <w:r w:rsidR="00BB7CA0">
        <w:rPr>
          <w:rFonts w:ascii="Times" w:hAnsi="Times" w:hint="eastAsia"/>
          <w:sz w:val="20"/>
          <w:lang w:val="en-GB" w:eastAsia="zh-CN"/>
        </w:rPr>
        <w:t>s</w:t>
      </w:r>
      <w:r w:rsidR="008C1AA5">
        <w:rPr>
          <w:rFonts w:ascii="Times" w:hAnsi="Times"/>
          <w:sz w:val="20"/>
          <w:lang w:val="en-GB" w:eastAsia="zh-CN"/>
        </w:rPr>
        <w:t xml:space="preserve"> </w:t>
      </w:r>
      <w:r w:rsidRPr="007B5DDE">
        <w:rPr>
          <w:rFonts w:ascii="Times" w:hAnsi="Times"/>
          <w:sz w:val="20"/>
          <w:lang w:val="en-GB"/>
        </w:rPr>
        <w:t xml:space="preserve">over the data and a set of median data is acquired. For a set of data </w:t>
      </w:r>
      <m:oMath>
        <m:r>
          <w:rPr>
            <w:rFonts w:ascii="Cambria Math" w:hAnsi="Cambria Math"/>
            <w:sz w:val="20"/>
            <w:lang w:val="en-GB"/>
          </w:rPr>
          <m:t>A</m:t>
        </m:r>
      </m:oMath>
      <w:r w:rsidRPr="007B5DDE">
        <w:rPr>
          <w:rFonts w:ascii="Times" w:hAnsi="Times"/>
          <w:sz w:val="20"/>
          <w:lang w:val="en-GB"/>
        </w:rPr>
        <w:t xml:space="preserve"> with length of </w:t>
      </w:r>
      <m:oMath>
        <m:r>
          <w:rPr>
            <w:rFonts w:ascii="Cambria Math" w:hAnsi="Cambria Math"/>
            <w:sz w:val="20"/>
            <w:lang w:val="en-GB"/>
          </w:rPr>
          <m:t>N</m:t>
        </m:r>
      </m:oMath>
      <w:r w:rsidRPr="007B5DDE">
        <w:rPr>
          <w:rFonts w:ascii="Times" w:hAnsi="Times"/>
          <w:sz w:val="20"/>
          <w:lang w:val="en-GB"/>
        </w:rPr>
        <w:t xml:space="preserve">, window length is setted as </w:t>
      </w:r>
      <m:oMath>
        <m:r>
          <w:rPr>
            <w:rFonts w:ascii="Cambria Math" w:hAnsi="Cambria Math"/>
            <w:sz w:val="20"/>
            <w:lang w:val="en-GB"/>
          </w:rPr>
          <m:t>M</m:t>
        </m:r>
      </m:oMath>
      <w:r w:rsidRPr="007B5DDE">
        <w:rPr>
          <w:rFonts w:ascii="Times" w:hAnsi="Times"/>
          <w:sz w:val="20"/>
          <w:lang w:val="en-GB"/>
        </w:rPr>
        <w:t xml:space="preserve">. At step </w:t>
      </w:r>
      <m:oMath>
        <m:r>
          <w:rPr>
            <w:rFonts w:ascii="Cambria Math" w:hAnsi="Cambria Math"/>
            <w:sz w:val="20"/>
            <w:lang w:val="en-GB"/>
          </w:rPr>
          <m:t>j</m:t>
        </m:r>
      </m:oMath>
      <w:r w:rsidRPr="007B5DDE">
        <w:rPr>
          <w:rFonts w:ascii="Times" w:hAnsi="Times"/>
          <w:sz w:val="20"/>
          <w:lang w:val="en-GB"/>
        </w:rPr>
        <w:t xml:space="preserve">, the data in the window is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D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={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|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-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d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+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=</m:t>
        </m:r>
        <m:r>
          <w:rPr>
            <w:rFonts w:ascii="Cambria Math" w:hAnsi="Cambria Math"/>
            <w:sz w:val="20"/>
            <w:lang w:val="en-GB"/>
          </w:rPr>
          <m:t>M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/2}</m:t>
        </m:r>
      </m:oMath>
      <w:r w:rsidRPr="007B5DDE">
        <w:rPr>
          <w:rFonts w:ascii="Times" w:hAnsi="Times"/>
          <w:sz w:val="20"/>
          <w:lang w:val="en-GB"/>
        </w:rPr>
        <w:t xml:space="preserve">. As in the following, the </w:t>
      </w:r>
      <w:r w:rsidR="00BB7CA0" w:rsidRPr="007B5DDE">
        <w:rPr>
          <w:rFonts w:ascii="Times" w:hAnsi="Times"/>
          <w:sz w:val="20"/>
          <w:lang w:val="en-GB"/>
        </w:rPr>
        <w:t>expression</w:t>
      </w:r>
      <w:r w:rsidRPr="007B5DDE">
        <w:rPr>
          <w:rFonts w:ascii="Times" w:hAnsi="Times"/>
          <w:sz w:val="20"/>
          <w:lang w:val="en-GB"/>
        </w:rPr>
        <w:t xml:space="preserve"> of </w:t>
      </w:r>
      <w:r w:rsidR="00B96076">
        <w:rPr>
          <w:rFonts w:ascii="Times" w:hAnsi="Times"/>
          <w:sz w:val="20"/>
          <w:lang w:val="en-GB"/>
        </w:rPr>
        <w:t xml:space="preserve">(1) </w:t>
      </w:r>
      <w:r w:rsidRPr="007B5DDE">
        <w:rPr>
          <w:rFonts w:ascii="Times" w:hAnsi="Times"/>
          <w:sz w:val="20"/>
          <w:lang w:val="en-GB"/>
        </w:rPr>
        <w:t xml:space="preserve">can be </w:t>
      </w:r>
      <w:r w:rsidR="009A2E62" w:rsidRPr="007B5DDE">
        <w:rPr>
          <w:rFonts w:ascii="Times" w:hAnsi="Times"/>
          <w:sz w:val="20"/>
          <w:lang w:val="en-GB"/>
        </w:rPr>
        <w:t>rewritten</w:t>
      </w:r>
      <w:r w:rsidRPr="007B5DDE">
        <w:rPr>
          <w:rFonts w:ascii="Times" w:hAnsi="Times"/>
          <w:sz w:val="20"/>
          <w:lang w:val="en-GB"/>
        </w:rPr>
        <w:t xml:space="preserve"> as:</w:t>
      </w:r>
    </w:p>
    <w:p w14:paraId="51F71912" w14:textId="77777777" w:rsidR="00CB4AAA" w:rsidRDefault="00CB4AAA" w:rsidP="007B5DDE">
      <w:pPr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47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"/>
        <w:gridCol w:w="3825"/>
        <w:gridCol w:w="450"/>
      </w:tblGrid>
      <w:tr w:rsidR="00E10907" w14:paraId="433E1A59" w14:textId="77777777" w:rsidTr="00CB4AAA">
        <w:tc>
          <w:tcPr>
            <w:tcW w:w="448" w:type="dxa"/>
            <w:vAlign w:val="center"/>
          </w:tcPr>
          <w:p w14:paraId="0F89B310" w14:textId="77777777" w:rsidR="00E10907" w:rsidRDefault="00E10907" w:rsidP="00E10907">
            <w:pPr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827" w:type="dxa"/>
            <w:vAlign w:val="center"/>
          </w:tcPr>
          <w:p w14:paraId="30A73964" w14:textId="77777777" w:rsidR="00E10907" w:rsidRDefault="00FA26F3" w:rsidP="00E10907">
            <w:pPr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</m:sub>
                    </m:sSub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+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  <w:sz w:val="20"/>
                    <w:lang w:val="en-GB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|</m:t>
                </m:r>
              </m:oMath>
            </m:oMathPara>
          </w:p>
        </w:tc>
        <w:tc>
          <w:tcPr>
            <w:tcW w:w="448" w:type="dxa"/>
            <w:vAlign w:val="center"/>
          </w:tcPr>
          <w:p w14:paraId="1A517D3C" w14:textId="77777777" w:rsidR="00E10907" w:rsidRDefault="00CB4AAA" w:rsidP="00E10907">
            <w:pPr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(2)</w:t>
            </w:r>
          </w:p>
        </w:tc>
      </w:tr>
    </w:tbl>
    <w:p w14:paraId="4085A0F9" w14:textId="77777777" w:rsidR="00A87E57" w:rsidRDefault="00A87E57" w:rsidP="007B5DDE">
      <w:pPr>
        <w:jc w:val="both"/>
        <w:rPr>
          <w:ins w:id="13" w:author="杨 超" w:date="2018-09-16T12:45:00Z"/>
          <w:rFonts w:ascii="Times" w:hAnsi="Times"/>
          <w:sz w:val="20"/>
          <w:lang w:val="en-GB"/>
        </w:rPr>
      </w:pPr>
    </w:p>
    <w:p w14:paraId="617D45B9" w14:textId="77777777" w:rsidR="007B5DDE" w:rsidRDefault="007B5DDE" w:rsidP="007B5DDE">
      <w:pPr>
        <w:jc w:val="both"/>
        <w:rPr>
          <w:rFonts w:ascii="Times" w:hAnsi="Times"/>
          <w:sz w:val="20"/>
          <w:lang w:val="en-GB"/>
        </w:rPr>
      </w:pPr>
      <w:r w:rsidRPr="007B5DDE">
        <w:rPr>
          <w:rFonts w:ascii="Times" w:hAnsi="Times"/>
          <w:sz w:val="20"/>
          <w:lang w:val="en-GB"/>
        </w:rPr>
        <w:t xml:space="preserve">In order to </w:t>
      </w:r>
      <w:proofErr w:type="spellStart"/>
      <w:r w:rsidR="00BB7CA0">
        <w:rPr>
          <w:rFonts w:ascii="Times" w:hAnsi="Times" w:hint="eastAsia"/>
          <w:sz w:val="20"/>
          <w:lang w:val="en-GB" w:eastAsia="zh-CN"/>
        </w:rPr>
        <w:t>applythe</w:t>
      </w:r>
      <w:proofErr w:type="spellEnd"/>
      <w:r w:rsidR="00BB7CA0">
        <w:rPr>
          <w:rFonts w:ascii="Times" w:hAnsi="Times" w:hint="eastAsia"/>
          <w:sz w:val="20"/>
          <w:lang w:val="en-GB" w:eastAsia="zh-CN"/>
        </w:rPr>
        <w:t xml:space="preserve"> </w:t>
      </w:r>
      <w:r w:rsidRPr="007B5DDE">
        <w:rPr>
          <w:rFonts w:ascii="Times" w:hAnsi="Times"/>
          <w:sz w:val="20"/>
          <w:lang w:val="en-GB"/>
        </w:rPr>
        <w:t>median filter into SAR imag</w:t>
      </w:r>
      <w:r w:rsidR="009A2E62">
        <w:rPr>
          <w:rFonts w:ascii="Times" w:hAnsi="Times"/>
          <w:sz w:val="20"/>
          <w:lang w:val="en-GB"/>
        </w:rPr>
        <w:t>e</w:t>
      </w:r>
      <w:r w:rsidRPr="007B5DDE">
        <w:rPr>
          <w:rFonts w:ascii="Times" w:hAnsi="Times"/>
          <w:sz w:val="20"/>
          <w:lang w:val="en-GB"/>
        </w:rPr>
        <w:t xml:space="preserve">, extending </w:t>
      </w:r>
      <w:r w:rsidR="00B96076">
        <w:rPr>
          <w:rFonts w:ascii="Times" w:hAnsi="Times"/>
          <w:sz w:val="20"/>
          <w:lang w:val="en-GB"/>
        </w:rPr>
        <w:t xml:space="preserve">(2) </w:t>
      </w:r>
      <w:r w:rsidR="009A2E62">
        <w:rPr>
          <w:rFonts w:ascii="Times" w:hAnsi="Times"/>
          <w:sz w:val="20"/>
          <w:lang w:val="en-GB"/>
        </w:rPr>
        <w:t>for two-dimen</w:t>
      </w:r>
      <w:r w:rsidR="009A2E62">
        <w:rPr>
          <w:rFonts w:ascii="Times" w:hAnsi="Times" w:hint="eastAsia"/>
          <w:sz w:val="20"/>
          <w:lang w:val="en-GB" w:eastAsia="zh-CN"/>
        </w:rPr>
        <w:t>s</w:t>
      </w:r>
      <w:r w:rsidRPr="007B5DDE">
        <w:rPr>
          <w:rFonts w:ascii="Times" w:hAnsi="Times"/>
          <w:sz w:val="20"/>
          <w:lang w:val="en-GB"/>
        </w:rPr>
        <w:t>ional data is necessary:</w:t>
      </w:r>
    </w:p>
    <w:p w14:paraId="1DE8BF2C" w14:textId="77777777" w:rsidR="00CB4AAA" w:rsidRDefault="00CB4AAA" w:rsidP="007B5DDE">
      <w:pPr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4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"/>
        <w:gridCol w:w="3779"/>
        <w:gridCol w:w="450"/>
      </w:tblGrid>
      <w:tr w:rsidR="00CB4AAA" w14:paraId="2C339C13" w14:textId="77777777" w:rsidTr="00CB4AAA">
        <w:tc>
          <w:tcPr>
            <w:tcW w:w="448" w:type="dxa"/>
            <w:vAlign w:val="center"/>
          </w:tcPr>
          <w:p w14:paraId="04FAC338" w14:textId="77777777" w:rsidR="00CB4AAA" w:rsidRDefault="00CB4AAA" w:rsidP="00CB4AAA">
            <w:pPr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800" w:type="dxa"/>
            <w:vAlign w:val="center"/>
          </w:tcPr>
          <w:p w14:paraId="231FF2B8" w14:textId="77777777" w:rsidR="00CB4AAA" w:rsidRDefault="00FA26F3" w:rsidP="00CB4AAA">
            <w:pPr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ij</m:t>
                        </m:r>
                      </m:sub>
                    </m:sSub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+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|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  <w:sz w:val="20"/>
                    <w:lang w:val="en-GB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|</m:t>
                </m:r>
              </m:oMath>
            </m:oMathPara>
          </w:p>
        </w:tc>
        <w:tc>
          <w:tcPr>
            <w:tcW w:w="425" w:type="dxa"/>
            <w:vAlign w:val="center"/>
          </w:tcPr>
          <w:p w14:paraId="1BAF393D" w14:textId="77777777" w:rsidR="00CB4AAA" w:rsidRDefault="00CB4AAA" w:rsidP="00CB4AAA">
            <w:pPr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(3)</w:t>
            </w:r>
          </w:p>
        </w:tc>
      </w:tr>
    </w:tbl>
    <w:p w14:paraId="52F7403F" w14:textId="77777777" w:rsidR="00944E67" w:rsidRDefault="00944E67" w:rsidP="007B5DDE">
      <w:pPr>
        <w:jc w:val="both"/>
        <w:rPr>
          <w:rFonts w:ascii="Times" w:hAnsi="Times"/>
          <w:sz w:val="20"/>
          <w:lang w:val="en-GB"/>
        </w:rPr>
      </w:pPr>
    </w:p>
    <w:p w14:paraId="72688554" w14:textId="77777777" w:rsidR="00944E67" w:rsidRDefault="007B5DDE" w:rsidP="008847BB">
      <w:pPr>
        <w:jc w:val="both"/>
        <w:rPr>
          <w:rFonts w:ascii="Times" w:hAnsi="Times"/>
          <w:sz w:val="20"/>
          <w:lang w:val="en-GB"/>
        </w:rPr>
      </w:pPr>
      <w:r w:rsidRPr="007B5DDE">
        <w:rPr>
          <w:rFonts w:ascii="Times" w:hAnsi="Times"/>
          <w:sz w:val="20"/>
          <w:lang w:val="en-GB"/>
        </w:rPr>
        <w:t xml:space="preserve">where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D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={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pq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|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-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p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+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-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q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+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=</m:t>
        </m:r>
        <m:r>
          <w:rPr>
            <w:rFonts w:ascii="Cambria Math" w:hAnsi="Cambria Math"/>
            <w:sz w:val="20"/>
            <w:lang w:val="en-GB"/>
          </w:rPr>
          <m:t>M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/2}</m:t>
        </m:r>
      </m:oMath>
      <w:r w:rsidRPr="007B5DDE">
        <w:rPr>
          <w:rFonts w:ascii="Times" w:hAnsi="Times"/>
          <w:sz w:val="20"/>
          <w:lang w:val="en-GB"/>
        </w:rPr>
        <w:t xml:space="preserve"> is the data in </w:t>
      </w:r>
      <m:oMath>
        <m:r>
          <w:rPr>
            <w:rFonts w:ascii="Cambria Math" w:hAnsi="Cambria Math"/>
            <w:sz w:val="20"/>
            <w:lang w:val="en-GB"/>
          </w:rPr>
          <m:t>M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×</m:t>
        </m:r>
        <m:r>
          <w:rPr>
            <w:rFonts w:ascii="Cambria Math" w:hAnsi="Cambria Math"/>
            <w:sz w:val="20"/>
            <w:lang w:val="en-GB"/>
          </w:rPr>
          <m:t>M</m:t>
        </m:r>
      </m:oMath>
      <w:ins w:id="14" w:author="杨 超" w:date="2018-09-16T12:42:00Z">
        <w:r w:rsidR="00A87E57">
          <w:rPr>
            <w:rFonts w:ascii="Times" w:hAnsi="Times" w:hint="cs"/>
            <w:sz w:val="20"/>
            <w:lang w:val="en-GB"/>
          </w:rPr>
          <w:t xml:space="preserve"> </w:t>
        </w:r>
      </w:ins>
      <w:proofErr w:type="gramStart"/>
      <w:r w:rsidRPr="007B5DDE">
        <w:rPr>
          <w:rFonts w:ascii="Times" w:hAnsi="Times"/>
          <w:sz w:val="20"/>
          <w:lang w:val="en-GB"/>
        </w:rPr>
        <w:t>window.</w:t>
      </w:r>
      <w:proofErr w:type="gramEnd"/>
    </w:p>
    <w:p w14:paraId="2ECFDC8E" w14:textId="77777777" w:rsidR="007B5DDE" w:rsidRDefault="00BB7CA0" w:rsidP="009A2E62">
      <w:pPr>
        <w:ind w:firstLineChars="142" w:firstLine="284"/>
        <w:jc w:val="both"/>
        <w:rPr>
          <w:rFonts w:ascii="Times" w:hAnsi="Times"/>
          <w:sz w:val="20"/>
          <w:lang w:val="en-GB"/>
        </w:rPr>
      </w:pPr>
      <w:r>
        <w:rPr>
          <w:rFonts w:ascii="Times" w:hAnsi="Times" w:hint="eastAsia"/>
          <w:sz w:val="20"/>
          <w:lang w:val="en-GB" w:eastAsia="zh-CN"/>
        </w:rPr>
        <w:t>We</w:t>
      </w:r>
      <w:r w:rsidR="007B5DDE" w:rsidRPr="007B5DDE">
        <w:rPr>
          <w:rFonts w:ascii="Times" w:hAnsi="Times"/>
          <w:sz w:val="20"/>
          <w:lang w:val="en-GB"/>
        </w:rPr>
        <w:t xml:space="preserve"> consider </w:t>
      </w:r>
      <w:r>
        <w:rPr>
          <w:rFonts w:ascii="Times" w:hAnsi="Times" w:hint="eastAsia"/>
          <w:sz w:val="20"/>
          <w:lang w:val="en-GB" w:eastAsia="zh-CN"/>
        </w:rPr>
        <w:t>a</w:t>
      </w:r>
      <w:r w:rsidR="004E6B70">
        <w:rPr>
          <w:rFonts w:ascii="Times" w:hAnsi="Times"/>
          <w:sz w:val="20"/>
          <w:lang w:val="en-GB" w:eastAsia="zh-CN"/>
        </w:rPr>
        <w:t xml:space="preserve"> </w:t>
      </w:r>
      <w:r w:rsidR="007B5DDE" w:rsidRPr="007B5DDE">
        <w:rPr>
          <w:rFonts w:ascii="Times" w:hAnsi="Times"/>
          <w:sz w:val="20"/>
          <w:lang w:val="en-GB"/>
        </w:rPr>
        <w:t>two-</w:t>
      </w:r>
      <w:r w:rsidR="009A2E62" w:rsidRPr="007B5DDE">
        <w:rPr>
          <w:rFonts w:ascii="Times" w:hAnsi="Times"/>
          <w:sz w:val="20"/>
          <w:lang w:val="en-GB"/>
        </w:rPr>
        <w:t>dimensional</w:t>
      </w:r>
      <w:r w:rsidR="007B5DDE" w:rsidRPr="007B5DDE">
        <w:rPr>
          <w:rFonts w:ascii="Times" w:hAnsi="Times"/>
          <w:sz w:val="20"/>
          <w:lang w:val="en-GB"/>
        </w:rPr>
        <w:t xml:space="preserve"> WD</w:t>
      </w:r>
      <w:r w:rsidR="005D0904">
        <w:rPr>
          <w:rFonts w:ascii="Times" w:hAnsi="Times"/>
          <w:sz w:val="20"/>
          <w:lang w:val="en-GB"/>
        </w:rPr>
        <w:t>s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={</m:t>
        </m:r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0"/>
            <w:lang w:val="en-GB"/>
          </w:rPr>
          <m:t>|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∈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D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}</m:t>
        </m:r>
      </m:oMath>
      <w:r w:rsidR="007B5DDE" w:rsidRPr="007B5DDE">
        <w:rPr>
          <w:rFonts w:ascii="Times" w:hAnsi="Times"/>
          <w:sz w:val="20"/>
          <w:lang w:val="en-GB"/>
        </w:rPr>
        <w:t xml:space="preserve">, where each grid point 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(</m:t>
        </m:r>
        <m:r>
          <w:rPr>
            <w:rFonts w:ascii="Cambria Math" w:hAnsi="Cambria Math"/>
            <w:sz w:val="20"/>
            <w:lang w:val="en-GB"/>
          </w:rPr>
          <m:t>m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n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)</m:t>
        </m:r>
      </m:oMath>
      <w:r w:rsidR="007B5DDE" w:rsidRPr="007B5DDE">
        <w:rPr>
          <w:rFonts w:ascii="Times" w:hAnsi="Times"/>
          <w:sz w:val="20"/>
          <w:lang w:val="en-GB"/>
        </w:rPr>
        <w:t xml:space="preserve"> has two WD value</w:t>
      </w:r>
      <w:r>
        <w:rPr>
          <w:rFonts w:ascii="Times" w:hAnsi="Times" w:hint="eastAsia"/>
          <w:sz w:val="20"/>
          <w:lang w:val="en-GB" w:eastAsia="zh-CN"/>
        </w:rPr>
        <w:t>s</w:t>
      </w:r>
      <w:r w:rsidR="007B5DDE" w:rsidRPr="007B5DDE">
        <w:rPr>
          <w:rFonts w:ascii="Times" w:hAnsi="Times"/>
          <w:sz w:val="20"/>
          <w:lang w:val="en-GB"/>
        </w:rPr>
        <w:t xml:space="preserve">, which are </w:t>
      </w:r>
      <w:r w:rsidR="000835F9" w:rsidRPr="007B5DDE">
        <w:rPr>
          <w:rFonts w:ascii="Times" w:hAnsi="Times"/>
          <w:sz w:val="20"/>
          <w:lang w:val="en-GB"/>
        </w:rPr>
        <w:t>associated</w:t>
      </w:r>
      <w:r w:rsidR="007B5DDE" w:rsidRPr="007B5DDE">
        <w:rPr>
          <w:rFonts w:ascii="Times" w:hAnsi="Times"/>
          <w:sz w:val="20"/>
          <w:lang w:val="en-GB"/>
        </w:rPr>
        <w:t xml:space="preserve"> with WDs </w:t>
      </w:r>
      <w:r w:rsidRPr="007B5DDE">
        <w:rPr>
          <w:rFonts w:ascii="Times" w:hAnsi="Times"/>
          <w:sz w:val="20"/>
          <w:lang w:val="en-GB"/>
        </w:rPr>
        <w:t>assigned</w:t>
      </w:r>
      <w:r w:rsidR="007B5DDE" w:rsidRPr="007B5DDE">
        <w:rPr>
          <w:rFonts w:ascii="Times" w:hAnsi="Times"/>
          <w:sz w:val="20"/>
          <w:lang w:val="en-GB"/>
        </w:rPr>
        <w:t xml:space="preserve"> by </w:t>
      </w:r>
      <w:r>
        <w:rPr>
          <w:rFonts w:ascii="Times" w:hAnsi="Times"/>
          <w:sz w:val="20"/>
          <w:lang w:val="en-GB"/>
        </w:rPr>
        <w:t>the</w:t>
      </w:r>
      <w:ins w:id="15" w:author="杨 超" w:date="2018-09-16T12:42:00Z">
        <w:r w:rsidR="00A87E57">
          <w:rPr>
            <w:rFonts w:ascii="Times" w:hAnsi="Times"/>
            <w:sz w:val="20"/>
            <w:lang w:val="en-GB"/>
          </w:rPr>
          <w:t xml:space="preserve"> </w:t>
        </w:r>
      </w:ins>
      <w:r w:rsidR="007B5DDE" w:rsidRPr="007B5DDE">
        <w:rPr>
          <w:rFonts w:ascii="Times" w:hAnsi="Times"/>
          <w:sz w:val="20"/>
          <w:lang w:val="en-GB"/>
        </w:rPr>
        <w:t xml:space="preserve">FFT and LG algorithm. Let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F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="007B5DDE" w:rsidRPr="007B5DDE">
        <w:rPr>
          <w:rFonts w:ascii="Times" w:hAnsi="Times"/>
          <w:sz w:val="20"/>
          <w:lang w:val="en-GB"/>
        </w:rPr>
        <w:t xml:space="preserve"> be the set of FFT-retrieved WD and LG-retrieved WD at grid point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(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)</m:t>
        </m:r>
      </m:oMath>
      <w:r w:rsidR="007B5DDE" w:rsidRPr="007B5DDE">
        <w:rPr>
          <w:rFonts w:ascii="Times" w:hAnsi="Times"/>
          <w:sz w:val="20"/>
          <w:lang w:val="en-GB"/>
        </w:rPr>
        <w:t>. Thus,</w:t>
      </w:r>
    </w:p>
    <w:p w14:paraId="774D02EF" w14:textId="77777777" w:rsidR="009A2E62" w:rsidRDefault="009A2E62" w:rsidP="007B5DDE">
      <w:pPr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47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"/>
        <w:gridCol w:w="3825"/>
        <w:gridCol w:w="450"/>
      </w:tblGrid>
      <w:tr w:rsidR="00CB4AAA" w14:paraId="5F5A2BCE" w14:textId="77777777" w:rsidTr="009A2E62">
        <w:tc>
          <w:tcPr>
            <w:tcW w:w="448" w:type="dxa"/>
            <w:vAlign w:val="center"/>
          </w:tcPr>
          <w:p w14:paraId="60767260" w14:textId="77777777" w:rsidR="00CB4AAA" w:rsidRDefault="00CB4AAA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827" w:type="dxa"/>
            <w:vAlign w:val="center"/>
          </w:tcPr>
          <w:p w14:paraId="3B0EA7EA" w14:textId="77777777" w:rsidR="00CB4AAA" w:rsidRDefault="00FA26F3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∪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 xml:space="preserve"> for all </m:t>
                </m:r>
                <m:r>
                  <w:rPr>
                    <w:rFonts w:ascii="Cambria Math" w:hAnsi="Cambria Math"/>
                    <w:sz w:val="20"/>
                    <w:lang w:val="en-GB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,</m:t>
                </m:r>
                <m:r>
                  <w:rPr>
                    <w:rFonts w:ascii="Cambria Math" w:hAnsi="Cambria Math"/>
                    <w:sz w:val="20"/>
                    <w:lang w:val="en-GB"/>
                  </w:rPr>
                  <m:t>j</m:t>
                </m:r>
              </m:oMath>
            </m:oMathPara>
          </w:p>
        </w:tc>
        <w:tc>
          <w:tcPr>
            <w:tcW w:w="448" w:type="dxa"/>
          </w:tcPr>
          <w:p w14:paraId="3C4C8A15" w14:textId="77777777" w:rsidR="00CB4AAA" w:rsidRDefault="009A2E62" w:rsidP="007B5DDE">
            <w:pPr>
              <w:jc w:val="both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(4)</w:t>
            </w:r>
          </w:p>
        </w:tc>
      </w:tr>
    </w:tbl>
    <w:p w14:paraId="214F786C" w14:textId="77777777" w:rsidR="00CB4AAA" w:rsidRPr="007B5DDE" w:rsidRDefault="00CB4AAA" w:rsidP="007B5DDE">
      <w:pPr>
        <w:jc w:val="both"/>
        <w:rPr>
          <w:rFonts w:ascii="Times" w:hAnsi="Times"/>
          <w:sz w:val="20"/>
          <w:lang w:val="en-GB"/>
        </w:rPr>
      </w:pPr>
    </w:p>
    <w:p w14:paraId="00CB8102" w14:textId="77777777" w:rsidR="007B5DDE" w:rsidRDefault="007B5DDE" w:rsidP="007B5DDE">
      <w:pPr>
        <w:jc w:val="both"/>
        <w:rPr>
          <w:rFonts w:ascii="Times" w:hAnsi="Times"/>
          <w:sz w:val="20"/>
          <w:lang w:val="en-GB"/>
        </w:rPr>
      </w:pPr>
      <w:r w:rsidRPr="007B5DDE">
        <w:rPr>
          <w:rFonts w:ascii="Times" w:hAnsi="Times"/>
          <w:sz w:val="20"/>
          <w:lang w:val="en-GB"/>
        </w:rPr>
        <w:t xml:space="preserve">Let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F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 be the initial WD filed at 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(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)</m:t>
        </m:r>
      </m:oMath>
      <w:r w:rsidR="009A2E62">
        <w:rPr>
          <w:rFonts w:ascii="Times" w:hAnsi="Times"/>
          <w:sz w:val="20"/>
          <w:lang w:val="en-GB"/>
        </w:rPr>
        <w:t xml:space="preserve"> grid</w:t>
      </w:r>
      <w:r w:rsidRPr="007B5DDE">
        <w:rPr>
          <w:rFonts w:ascii="Times" w:hAnsi="Times"/>
          <w:sz w:val="20"/>
          <w:lang w:val="en-GB"/>
        </w:rPr>
        <w:t>. In this way, expression</w:t>
      </w:r>
      <w:r w:rsidR="009A2E62">
        <w:rPr>
          <w:rFonts w:ascii="Times" w:hAnsi="Times"/>
          <w:sz w:val="20"/>
          <w:lang w:val="en-GB"/>
        </w:rPr>
        <w:t xml:space="preserve"> (3) </w:t>
      </w:r>
      <w:r w:rsidRPr="007B5DDE">
        <w:rPr>
          <w:rFonts w:ascii="Times" w:hAnsi="Times"/>
          <w:sz w:val="20"/>
          <w:lang w:val="en-GB"/>
        </w:rPr>
        <w:t>can be writ</w:t>
      </w:r>
      <w:r w:rsidR="009A2E62">
        <w:rPr>
          <w:rFonts w:ascii="Times" w:hAnsi="Times"/>
          <w:sz w:val="20"/>
          <w:lang w:val="en-GB"/>
        </w:rPr>
        <w:t>ten</w:t>
      </w:r>
      <w:r w:rsidRPr="007B5DDE">
        <w:rPr>
          <w:rFonts w:ascii="Times" w:hAnsi="Times"/>
          <w:sz w:val="20"/>
          <w:lang w:val="en-GB"/>
        </w:rPr>
        <w:t xml:space="preserve"> as:</w:t>
      </w:r>
    </w:p>
    <w:p w14:paraId="1A20DEEE" w14:textId="77777777" w:rsidR="009A2E62" w:rsidRDefault="009A2E62" w:rsidP="007B5DDE">
      <w:pPr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3827"/>
        <w:gridCol w:w="450"/>
      </w:tblGrid>
      <w:tr w:rsidR="009A2E62" w14:paraId="065619CB" w14:textId="77777777" w:rsidTr="009A2E62">
        <w:tc>
          <w:tcPr>
            <w:tcW w:w="421" w:type="dxa"/>
            <w:vAlign w:val="center"/>
          </w:tcPr>
          <w:p w14:paraId="7A150296" w14:textId="77777777" w:rsidR="009A2E62" w:rsidRDefault="009A2E62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827" w:type="dxa"/>
            <w:vAlign w:val="center"/>
          </w:tcPr>
          <w:p w14:paraId="13112DB1" w14:textId="77777777" w:rsidR="009A2E62" w:rsidRDefault="00FA26F3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ij</m:t>
                        </m:r>
                      </m:sub>
                    </m:sSub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+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|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  <w:sz w:val="20"/>
                    <w:lang w:val="en-GB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|</m:t>
                </m:r>
              </m:oMath>
            </m:oMathPara>
          </w:p>
        </w:tc>
        <w:tc>
          <w:tcPr>
            <w:tcW w:w="390" w:type="dxa"/>
            <w:vAlign w:val="center"/>
          </w:tcPr>
          <w:p w14:paraId="15129E78" w14:textId="77777777" w:rsidR="009A2E62" w:rsidRDefault="009A2E62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(5)</w:t>
            </w:r>
          </w:p>
        </w:tc>
      </w:tr>
    </w:tbl>
    <w:p w14:paraId="30283D11" w14:textId="77777777" w:rsidR="007B5DDE" w:rsidRPr="007B5DDE" w:rsidRDefault="007B5DDE" w:rsidP="007B5DDE">
      <w:pPr>
        <w:jc w:val="both"/>
        <w:rPr>
          <w:rFonts w:ascii="Times" w:hAnsi="Times"/>
          <w:sz w:val="20"/>
          <w:lang w:val="en-GB"/>
        </w:rPr>
      </w:pPr>
    </w:p>
    <w:p w14:paraId="12BB711F" w14:textId="77777777" w:rsidR="007B5DDE" w:rsidRDefault="00AC45DA" w:rsidP="007B5DDE">
      <w:pPr>
        <w:jc w:val="both"/>
        <w:rPr>
          <w:rFonts w:ascii="Times" w:hAnsi="Times"/>
          <w:sz w:val="20"/>
          <w:lang w:val="en-GB"/>
        </w:rPr>
      </w:pPr>
      <w:r>
        <w:rPr>
          <w:rFonts w:ascii="Times" w:hAnsi="Times"/>
          <w:sz w:val="20"/>
          <w:lang w:val="en-GB"/>
        </w:rPr>
        <w:t>At</w:t>
      </w:r>
      <w:r w:rsidR="007B5DDE" w:rsidRPr="007B5DDE">
        <w:rPr>
          <w:rFonts w:ascii="Times" w:hAnsi="Times"/>
          <w:sz w:val="20"/>
          <w:lang w:val="en-GB"/>
        </w:rPr>
        <w:t xml:space="preserve"> the center of the filter window, we can get a set of </w:t>
      </w:r>
      <w:r w:rsidRPr="007B5DDE">
        <w:rPr>
          <w:rFonts w:ascii="Times" w:hAnsi="Times"/>
          <w:sz w:val="20"/>
          <w:lang w:val="en-GB"/>
        </w:rPr>
        <w:t>medians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{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y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}</m:t>
        </m:r>
      </m:oMath>
      <w:r w:rsidR="007B5DDE" w:rsidRPr="007B5DDE">
        <w:rPr>
          <w:rFonts w:ascii="Times" w:hAnsi="Times"/>
          <w:sz w:val="20"/>
          <w:lang w:val="en-GB"/>
        </w:rPr>
        <w:t xml:space="preserve"> of each </w:t>
      </w:r>
      <w:r w:rsidR="00BB7CA0">
        <w:rPr>
          <w:rFonts w:ascii="Times" w:hAnsi="Times" w:hint="eastAsia"/>
          <w:sz w:val="20"/>
          <w:lang w:val="en-GB" w:eastAsia="zh-CN"/>
        </w:rPr>
        <w:t>w</w:t>
      </w:r>
      <w:r w:rsidR="007B5DDE" w:rsidRPr="007B5DDE">
        <w:rPr>
          <w:rFonts w:ascii="Times" w:hAnsi="Times"/>
          <w:sz w:val="20"/>
          <w:lang w:val="en-GB"/>
        </w:rPr>
        <w:t>indow. T</w:t>
      </w:r>
      <w:r w:rsidR="009A2E62">
        <w:rPr>
          <w:rFonts w:ascii="Times" w:hAnsi="Times"/>
          <w:sz w:val="20"/>
          <w:lang w:val="en-GB"/>
        </w:rPr>
        <w:t xml:space="preserve">he modified CMF can be </w:t>
      </w:r>
      <w:r>
        <w:rPr>
          <w:rFonts w:ascii="Times" w:hAnsi="Times"/>
          <w:sz w:val="20"/>
          <w:lang w:val="en-GB"/>
        </w:rPr>
        <w:t>written</w:t>
      </w:r>
      <w:r w:rsidR="009A2E62">
        <w:rPr>
          <w:rFonts w:ascii="Times" w:hAnsi="Times"/>
          <w:sz w:val="20"/>
          <w:lang w:val="en-GB"/>
        </w:rPr>
        <w:t xml:space="preserve"> as</w:t>
      </w:r>
      <w:r w:rsidR="007B5DDE" w:rsidRPr="007B5DDE">
        <w:rPr>
          <w:rFonts w:ascii="Times" w:hAnsi="Times"/>
          <w:sz w:val="20"/>
          <w:lang w:val="en-GB"/>
        </w:rPr>
        <w:t>:</w:t>
      </w:r>
    </w:p>
    <w:p w14:paraId="3BEF71BA" w14:textId="77777777" w:rsidR="009A2E62" w:rsidRDefault="009A2E62" w:rsidP="007B5DDE">
      <w:pPr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"/>
        <w:gridCol w:w="3978"/>
        <w:gridCol w:w="450"/>
      </w:tblGrid>
      <w:tr w:rsidR="009A2E62" w14:paraId="535EE3E8" w14:textId="77777777" w:rsidTr="009A2E62">
        <w:tc>
          <w:tcPr>
            <w:tcW w:w="270" w:type="dxa"/>
            <w:vAlign w:val="center"/>
          </w:tcPr>
          <w:p w14:paraId="6BEAC0A3" w14:textId="77777777" w:rsidR="009A2E62" w:rsidRDefault="009A2E62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978" w:type="dxa"/>
            <w:vAlign w:val="center"/>
          </w:tcPr>
          <w:p w14:paraId="27ED25C7" w14:textId="77777777" w:rsidR="009A2E62" w:rsidRDefault="00FA26F3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={1,2}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+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|</m:t>
                        </m:r>
                      </m:e>
                    </m:nary>
                  </m:e>
                </m:nary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mn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k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|</m:t>
                </m:r>
              </m:oMath>
            </m:oMathPara>
          </w:p>
        </w:tc>
        <w:tc>
          <w:tcPr>
            <w:tcW w:w="390" w:type="dxa"/>
            <w:vAlign w:val="center"/>
          </w:tcPr>
          <w:p w14:paraId="4FCF00CF" w14:textId="77777777" w:rsidR="009A2E62" w:rsidRDefault="009A2E62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(6)</w:t>
            </w:r>
          </w:p>
        </w:tc>
      </w:tr>
    </w:tbl>
    <w:p w14:paraId="7A5A2BE5" w14:textId="77777777" w:rsidR="009A2E62" w:rsidRPr="007B5DDE" w:rsidRDefault="009A2E62" w:rsidP="007B5DDE">
      <w:pPr>
        <w:jc w:val="both"/>
        <w:rPr>
          <w:rFonts w:ascii="Times" w:hAnsi="Times"/>
          <w:sz w:val="20"/>
          <w:lang w:val="en-GB"/>
        </w:rPr>
      </w:pPr>
    </w:p>
    <w:p w14:paraId="7052F09E" w14:textId="77777777" w:rsidR="007B5DDE" w:rsidRPr="007B5DDE" w:rsidRDefault="007B5DDE" w:rsidP="007B5DDE">
      <w:pPr>
        <w:jc w:val="both"/>
        <w:rPr>
          <w:rFonts w:ascii="Times" w:hAnsi="Times"/>
          <w:sz w:val="20"/>
          <w:lang w:val="en-GB"/>
        </w:rPr>
      </w:pPr>
      <w:commentRangeStart w:id="16"/>
      <w:r w:rsidRPr="007B5DDE">
        <w:rPr>
          <w:rFonts w:ascii="Times" w:hAnsi="Times"/>
          <w:sz w:val="20"/>
          <w:lang w:val="en-GB"/>
        </w:rPr>
        <w:t xml:space="preserve">where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  <m:sup>
            <m:r>
              <w:rPr>
                <w:rFonts w:ascii="Cambria Math" w:hAnsi="Cambria Math"/>
                <w:sz w:val="20"/>
                <w:lang w:val="en-GB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/>
            <w:sz w:val="20"/>
            <w:lang w:val="en-GB"/>
          </w:rPr>
          <m:t>∈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="00A614B9">
        <w:rPr>
          <w:rFonts w:ascii="Times" w:hAnsi="Times"/>
          <w:sz w:val="20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</m:sSub>
      </m:oMath>
      <w:r w:rsidR="00A614B9">
        <w:rPr>
          <w:rFonts w:ascii="Times" w:hAnsi="Times"/>
          <w:sz w:val="20"/>
          <w:lang w:val="en-GB"/>
        </w:rPr>
        <w:t xml:space="preserve"> is the new data in M 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×</m:t>
        </m:r>
      </m:oMath>
      <w:r w:rsidR="00A614B9">
        <w:rPr>
          <w:rFonts w:ascii="Times" w:hAnsi="Times" w:hint="cs"/>
          <w:sz w:val="20"/>
          <w:lang w:val="en-GB"/>
        </w:rPr>
        <w:t xml:space="preserve"> M window.</w:t>
      </w:r>
    </w:p>
    <w:p w14:paraId="38E5C420" w14:textId="77777777" w:rsidR="007B5DDE" w:rsidRPr="007B5DDE" w:rsidRDefault="007B5DDE" w:rsidP="00A87E57">
      <w:pPr>
        <w:ind w:firstLineChars="142" w:firstLine="284"/>
        <w:jc w:val="both"/>
        <w:rPr>
          <w:rFonts w:ascii="Times" w:hAnsi="Times"/>
          <w:sz w:val="20"/>
          <w:lang w:val="en-GB"/>
        </w:rPr>
      </w:pPr>
      <w:r w:rsidRPr="007B5DDE">
        <w:rPr>
          <w:rFonts w:ascii="Times" w:hAnsi="Times"/>
          <w:sz w:val="20"/>
          <w:lang w:val="en-GB"/>
        </w:rPr>
        <w:t xml:space="preserve">For each window, the purpose is to select the WD that is closest to the median of the window at each grid point </w:t>
      </w:r>
      <w:r w:rsidRPr="007B5DDE">
        <w:rPr>
          <w:rFonts w:ascii="Times" w:hAnsi="Times"/>
          <w:sz w:val="20"/>
          <w:lang w:val="en-GB"/>
        </w:rPr>
        <w:lastRenderedPageBreak/>
        <w:t xml:space="preserve">in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. The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 is the value from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, which is closest to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y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. In this way, we get a new WD filed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0"/>
            <w:lang w:val="en-GB"/>
          </w:rPr>
          <m:t>={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}</m:t>
        </m:r>
      </m:oMath>
      <w:r w:rsidRPr="007B5DDE">
        <w:rPr>
          <w:rFonts w:ascii="Times" w:hAnsi="Times"/>
          <w:sz w:val="20"/>
          <w:lang w:val="en-GB"/>
        </w:rPr>
        <w:t xml:space="preserve">. The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*</m:t>
            </m:r>
          </m:sup>
        </m:sSubSup>
      </m:oMath>
      <w:r w:rsidRPr="007B5DDE">
        <w:rPr>
          <w:rFonts w:ascii="Times" w:hAnsi="Times"/>
          <w:sz w:val="20"/>
          <w:lang w:val="en-GB"/>
        </w:rPr>
        <w:t xml:space="preserve"> is used to replace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F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,</m:t>
            </m:r>
            <m:r>
              <w:rPr>
                <w:rFonts w:ascii="Cambria Math" w:hAnsi="Cambria Math"/>
                <w:sz w:val="20"/>
                <w:lang w:val="en-GB"/>
              </w:rPr>
              <m:t>j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, and the filter selection process continues for each grid point 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(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)</m:t>
        </m:r>
      </m:oMath>
      <w:r w:rsidRPr="007B5DDE">
        <w:rPr>
          <w:rFonts w:ascii="Times" w:hAnsi="Times"/>
          <w:sz w:val="20"/>
          <w:lang w:val="en-GB"/>
        </w:rPr>
        <w:t xml:space="preserve"> to create new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*</m:t>
            </m:r>
          </m:sup>
        </m:sSubSup>
      </m:oMath>
      <w:r w:rsidRPr="007B5DDE">
        <w:rPr>
          <w:rFonts w:ascii="Times" w:hAnsi="Times"/>
          <w:sz w:val="20"/>
          <w:lang w:val="en-GB"/>
        </w:rPr>
        <w:t xml:space="preserve">. The whole process is repeated to select a new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*</m:t>
            </m:r>
          </m:sup>
        </m:sSubSup>
      </m:oMath>
      <w:r w:rsidRPr="007B5DDE">
        <w:rPr>
          <w:rFonts w:ascii="Times" w:hAnsi="Times"/>
          <w:sz w:val="20"/>
          <w:lang w:val="en-GB"/>
        </w:rPr>
        <w:t xml:space="preserve"> until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0"/>
            <w:lang w:val="en-GB"/>
          </w:rPr>
          <m:t>=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F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Pr="007B5DDE">
        <w:rPr>
          <w:rFonts w:ascii="Times" w:hAnsi="Times"/>
          <w:sz w:val="20"/>
          <w:lang w:val="en-GB"/>
        </w:rPr>
        <w:t>.In addition, the WDs from LG or FFT have 180</w:t>
      </w:r>
      <w:r w:rsidR="009A2E62">
        <w:rPr>
          <w:rFonts w:ascii="Times" w:hAnsi="Times"/>
          <w:sz w:val="20"/>
          <w:lang w:val="en-GB"/>
        </w:rPr>
        <w:t>°</w:t>
      </w:r>
      <w:r w:rsidRPr="007B5DDE">
        <w:rPr>
          <w:rFonts w:ascii="Times" w:hAnsi="Times"/>
          <w:sz w:val="20"/>
          <w:lang w:val="en-GB"/>
        </w:rPr>
        <w:t>ambiguity</w:t>
      </w:r>
      <w:r w:rsidRPr="007B5DDE">
        <w:rPr>
          <w:rFonts w:ascii="Times" w:hAnsi="Times"/>
          <w:sz w:val="20"/>
          <w:lang w:val="en-GB"/>
        </w:rPr>
        <w:t>，</w:t>
      </w:r>
      <w:r w:rsidRPr="007B5DDE">
        <w:rPr>
          <w:rFonts w:ascii="Times" w:hAnsi="Times"/>
          <w:sz w:val="20"/>
          <w:lang w:val="en-GB"/>
        </w:rPr>
        <w:t xml:space="preserve"> it’s essential to remove 180</w:t>
      </w:r>
      <w:r w:rsidR="009A2E62">
        <w:rPr>
          <w:rFonts w:ascii="Times" w:hAnsi="Times"/>
          <w:sz w:val="20"/>
          <w:lang w:val="en-GB"/>
        </w:rPr>
        <w:t>°</w:t>
      </w:r>
      <w:ins w:id="17" w:author="杨 超" w:date="2018-09-16T12:44:00Z">
        <w:r w:rsidR="00A87E57">
          <w:rPr>
            <w:rFonts w:ascii="Times" w:hAnsi="Times"/>
            <w:sz w:val="20"/>
            <w:lang w:val="en-GB"/>
          </w:rPr>
          <w:t xml:space="preserve"> </w:t>
        </w:r>
      </w:ins>
      <w:r w:rsidR="00792F60" w:rsidRPr="007B5DDE">
        <w:rPr>
          <w:rFonts w:ascii="Times" w:hAnsi="Times"/>
          <w:sz w:val="20"/>
          <w:lang w:val="en-GB"/>
        </w:rPr>
        <w:t>ambiguity</w:t>
      </w:r>
      <w:r w:rsidRPr="007B5DDE">
        <w:rPr>
          <w:rFonts w:ascii="Times" w:hAnsi="Times"/>
          <w:sz w:val="20"/>
          <w:lang w:val="en-GB"/>
        </w:rPr>
        <w:t xml:space="preserve"> with</w:t>
      </w:r>
      <w:r w:rsidR="00A87E57">
        <w:rPr>
          <w:rFonts w:ascii="Times" w:hAnsi="Times"/>
          <w:sz w:val="20"/>
          <w:lang w:val="en-GB"/>
        </w:rPr>
        <w:t xml:space="preserve"> </w:t>
      </w:r>
      <w:r w:rsidRPr="007B5DDE">
        <w:rPr>
          <w:rFonts w:ascii="Times" w:hAnsi="Times"/>
          <w:sz w:val="20"/>
          <w:lang w:val="en-GB"/>
        </w:rPr>
        <w:t xml:space="preserve">WD from NDBC for both FFT-retrieved and LG-retrieved </w:t>
      </w:r>
      <w:r w:rsidR="009A2E62" w:rsidRPr="007B5DDE">
        <w:rPr>
          <w:rFonts w:ascii="Times" w:hAnsi="Times"/>
          <w:sz w:val="20"/>
          <w:lang w:val="en-GB"/>
        </w:rPr>
        <w:t>direction</w:t>
      </w:r>
      <w:r w:rsidR="007E61EF">
        <w:rPr>
          <w:rFonts w:ascii="Times" w:hAnsi="Times"/>
          <w:sz w:val="20"/>
          <w:lang w:val="en-GB"/>
        </w:rPr>
        <w:t xml:space="preserve"> firstly</w:t>
      </w:r>
      <w:r w:rsidRPr="007B5DDE">
        <w:rPr>
          <w:rFonts w:ascii="Times" w:hAnsi="Times"/>
          <w:sz w:val="20"/>
          <w:lang w:val="en-GB"/>
        </w:rPr>
        <w:t>.</w:t>
      </w:r>
      <w:commentRangeEnd w:id="16"/>
      <w:r w:rsidR="00281A7B">
        <w:rPr>
          <w:rStyle w:val="af1"/>
        </w:rPr>
        <w:commentReference w:id="16"/>
      </w:r>
    </w:p>
    <w:p w14:paraId="61A1DAA9" w14:textId="77777777" w:rsidR="00A87E57" w:rsidRDefault="007B5DDE" w:rsidP="00A87E57">
      <w:pPr>
        <w:ind w:firstLineChars="142" w:firstLine="284"/>
        <w:jc w:val="both"/>
        <w:rPr>
          <w:rFonts w:ascii="Times" w:hAnsi="Times"/>
          <w:sz w:val="20"/>
          <w:lang w:val="en-GB"/>
        </w:rPr>
        <w:pPrChange w:id="18" w:author="杨 超" w:date="2018-09-16T12:46:00Z">
          <w:pPr>
            <w:ind w:firstLineChars="142" w:firstLine="284"/>
            <w:jc w:val="both"/>
          </w:pPr>
        </w:pPrChange>
      </w:pPr>
      <w:r w:rsidRPr="007B5DDE">
        <w:rPr>
          <w:rFonts w:ascii="Times" w:hAnsi="Times"/>
          <w:sz w:val="20"/>
          <w:lang w:val="en-GB"/>
        </w:rPr>
        <w:t xml:space="preserve">In the WDs retrieved by FFT, the isolated </w:t>
      </w:r>
      <w:r w:rsidR="00792F60" w:rsidRPr="007B5DDE">
        <w:rPr>
          <w:rFonts w:ascii="Times" w:hAnsi="Times"/>
          <w:sz w:val="20"/>
          <w:lang w:val="en-GB"/>
        </w:rPr>
        <w:t>impulse</w:t>
      </w:r>
      <w:r w:rsidR="00792F60">
        <w:rPr>
          <w:rFonts w:ascii="Times" w:hAnsi="Times"/>
          <w:sz w:val="20"/>
          <w:lang w:val="en-GB"/>
        </w:rPr>
        <w:t>s</w:t>
      </w:r>
      <w:r w:rsidRPr="007B5DDE">
        <w:rPr>
          <w:rFonts w:ascii="Times" w:hAnsi="Times"/>
          <w:sz w:val="20"/>
          <w:lang w:val="en-GB"/>
        </w:rPr>
        <w:t xml:space="preserve"> often happen because of the noise. For the smoothness and continuity of wind filed, it’s useful to replace isolated </w:t>
      </w:r>
      <w:r w:rsidR="00792F60" w:rsidRPr="007B5DDE">
        <w:rPr>
          <w:rFonts w:ascii="Times" w:hAnsi="Times"/>
          <w:sz w:val="20"/>
          <w:lang w:val="en-GB"/>
        </w:rPr>
        <w:t>impulse</w:t>
      </w:r>
      <w:r w:rsidR="00792F60">
        <w:rPr>
          <w:rFonts w:ascii="Times" w:hAnsi="Times"/>
          <w:sz w:val="20"/>
          <w:lang w:val="en-GB"/>
        </w:rPr>
        <w:t>s</w:t>
      </w:r>
      <w:r w:rsidRPr="007B5DDE">
        <w:rPr>
          <w:rFonts w:ascii="Times" w:hAnsi="Times"/>
          <w:sz w:val="20"/>
          <w:lang w:val="en-GB"/>
        </w:rPr>
        <w:t xml:space="preserve"> with median value directly, but it’s </w:t>
      </w:r>
      <w:r w:rsidR="00BB7CA0">
        <w:rPr>
          <w:rFonts w:ascii="Times" w:hAnsi="Times" w:hint="eastAsia"/>
          <w:sz w:val="20"/>
          <w:lang w:val="en-GB" w:eastAsia="zh-CN"/>
        </w:rPr>
        <w:t xml:space="preserve">a </w:t>
      </w:r>
      <w:r w:rsidRPr="007B5DDE">
        <w:rPr>
          <w:rFonts w:ascii="Times" w:hAnsi="Times"/>
          <w:sz w:val="20"/>
          <w:lang w:val="en-GB"/>
        </w:rPr>
        <w:t>statistical-based method. Our method that uses WDs from LG to replace the error directions from FFT is more meaningful. Besides, it’s effective to improve the resolution of FFT-retrieved WDs</w:t>
      </w:r>
      <w:r w:rsidR="009A2E62">
        <w:rPr>
          <w:rFonts w:ascii="Times" w:hAnsi="Times"/>
          <w:sz w:val="20"/>
          <w:lang w:val="en-GB"/>
        </w:rPr>
        <w:t>.</w:t>
      </w:r>
    </w:p>
    <w:p w14:paraId="194E79D6" w14:textId="77777777" w:rsidR="00BA7C59" w:rsidRDefault="00BA7C59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>
        <w:rPr>
          <w:noProof/>
          <w:lang w:val="en-US" w:eastAsia="zh-CN"/>
        </w:rPr>
        <w:drawing>
          <wp:inline distT="0" distB="0" distL="0" distR="0" wp14:anchorId="32139622" wp14:editId="34735571">
            <wp:extent cx="2327051" cy="1626433"/>
            <wp:effectExtent l="0" t="0" r="0" b="0"/>
            <wp:docPr id="1" name="Picture" descr="(a) The first SAR image listed in Tabel[tab:1] in VV polarization with a resolution of 20m. (b) The WDs computed from 10m pixels on a 5km grid by FFT in white color and LG in red color on a 44km by 44km sub-image that is indicated by green box in (a). (c)The WDs from our method on the same sub-image in (b)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63" cy="164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4C48E" w14:textId="77777777" w:rsidR="00A87E57" w:rsidRDefault="00BA7C59" w:rsidP="00A87E57">
      <w:pPr>
        <w:tabs>
          <w:tab w:val="left" w:pos="340"/>
        </w:tabs>
        <w:jc w:val="center"/>
        <w:rPr>
          <w:rFonts w:ascii="Times" w:hAnsi="Times"/>
          <w:sz w:val="20"/>
          <w:lang w:val="en-GB"/>
        </w:rPr>
        <w:pPrChange w:id="19" w:author="杨 超" w:date="2018-09-16T12:46:00Z">
          <w:pPr>
            <w:tabs>
              <w:tab w:val="left" w:pos="340"/>
            </w:tabs>
            <w:jc w:val="center"/>
          </w:pPr>
        </w:pPrChange>
      </w:pPr>
      <w:r>
        <w:rPr>
          <w:rFonts w:ascii="Times" w:hAnsi="Times" w:hint="cs"/>
          <w:sz w:val="20"/>
          <w:lang w:val="en-GB"/>
        </w:rPr>
        <w:t>(a)</w:t>
      </w:r>
    </w:p>
    <w:p w14:paraId="3615762B" w14:textId="77777777" w:rsidR="00BA7C59" w:rsidRDefault="00BA7C59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>
        <w:rPr>
          <w:noProof/>
          <w:lang w:val="en-US" w:eastAsia="zh-CN"/>
        </w:rPr>
        <w:drawing>
          <wp:inline distT="0" distB="0" distL="0" distR="0" wp14:anchorId="47A1A7A4" wp14:editId="1FA92562">
            <wp:extent cx="2431884" cy="2016177"/>
            <wp:effectExtent l="0" t="0" r="0" b="0"/>
            <wp:docPr id="2" name="Picture" descr="(a) The first SAR image listed in Tabel[tab:1] in VV polarization with a resolution of 20m. (b) The WDs computed from 10m pixels on a 5km grid by FFT in white color and LG in red color on a 44km by 44km sub-image that is indicated by green box in (a). (c)The WDs from our method on the same sub-image in (b)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_wind_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122" cy="205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632FC0" w14:textId="77777777" w:rsidR="00BA7C59" w:rsidRDefault="00BA7C59" w:rsidP="00BA7C59">
      <w:pPr>
        <w:tabs>
          <w:tab w:val="left" w:pos="340"/>
        </w:tabs>
        <w:jc w:val="center"/>
        <w:rPr>
          <w:rFonts w:ascii="Times" w:hAnsi="Times"/>
          <w:sz w:val="20"/>
          <w:lang w:val="en-GB"/>
        </w:rPr>
      </w:pPr>
      <w:r>
        <w:rPr>
          <w:rFonts w:ascii="Times" w:hAnsi="Times" w:hint="cs"/>
          <w:sz w:val="20"/>
          <w:lang w:val="en-GB"/>
        </w:rPr>
        <w:t>(b)</w:t>
      </w:r>
    </w:p>
    <w:p w14:paraId="282BDAAD" w14:textId="77777777" w:rsidR="00BA7C59" w:rsidRDefault="00BA7C59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>
        <w:rPr>
          <w:noProof/>
          <w:lang w:val="en-US" w:eastAsia="zh-CN"/>
        </w:rPr>
        <w:drawing>
          <wp:inline distT="0" distB="0" distL="0" distR="0" wp14:anchorId="370BDC2C" wp14:editId="5D0A46F8">
            <wp:extent cx="2368446" cy="2062839"/>
            <wp:effectExtent l="0" t="0" r="0" b="0"/>
            <wp:docPr id="3" name="Picture" descr="(a) The first SAR image listed in Tabel[tab:1] in VV polarization with a resolution of 20m. (b) The WDs computed from 10m pixels on a 5km grid by FFT in white color and LG in red color on a 44km by 44km sub-image that is indicated by green box in (a). (c)The WDs from our method on the same sub-image in (b)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_wind_m_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917" cy="207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0F77D" w14:textId="77777777" w:rsidR="00944E67" w:rsidRDefault="00DD6A9D" w:rsidP="00CB03E9">
      <w:pPr>
        <w:tabs>
          <w:tab w:val="left" w:pos="340"/>
        </w:tabs>
        <w:jc w:val="center"/>
        <w:rPr>
          <w:rFonts w:ascii="Times" w:hAnsi="Times"/>
          <w:sz w:val="20"/>
          <w:lang w:val="en-GB"/>
        </w:rPr>
      </w:pPr>
      <w:r>
        <w:rPr>
          <w:rFonts w:ascii="Times" w:hAnsi="Times"/>
          <w:sz w:val="20"/>
          <w:lang w:val="en-GB"/>
        </w:rPr>
        <w:t>(c)</w:t>
      </w:r>
    </w:p>
    <w:p w14:paraId="49D34BAE" w14:textId="77777777" w:rsidR="00944E67" w:rsidRPr="00BA7C59" w:rsidRDefault="00BA7C59" w:rsidP="00BA7C59">
      <w:pPr>
        <w:tabs>
          <w:tab w:val="left" w:pos="340"/>
        </w:tabs>
        <w:jc w:val="both"/>
        <w:rPr>
          <w:rFonts w:ascii="Times New Roman" w:hAnsi="Times New Roman"/>
          <w:sz w:val="20"/>
          <w:lang w:val="en-GB"/>
        </w:rPr>
      </w:pPr>
      <w:r w:rsidRPr="00CA1091">
        <w:rPr>
          <w:rFonts w:ascii="Times New Roman" w:hAnsi="Times New Roman"/>
          <w:b/>
          <w:sz w:val="18"/>
          <w:szCs w:val="18"/>
          <w:lang w:val="en-GB"/>
        </w:rPr>
        <w:t>Fig</w:t>
      </w:r>
      <w:r>
        <w:rPr>
          <w:rFonts w:ascii="Times New Roman" w:hAnsi="Times New Roman"/>
          <w:b/>
          <w:sz w:val="18"/>
          <w:szCs w:val="18"/>
          <w:lang w:val="en-GB"/>
        </w:rPr>
        <w:t>ure</w:t>
      </w:r>
      <w:r w:rsidRPr="00CA1091">
        <w:rPr>
          <w:rFonts w:ascii="Times New Roman" w:hAnsi="Times New Roman"/>
          <w:b/>
          <w:sz w:val="18"/>
          <w:szCs w:val="18"/>
          <w:lang w:val="en-GB"/>
        </w:rPr>
        <w:t xml:space="preserve"> 1</w:t>
      </w:r>
      <w:r w:rsidRPr="00CA1091">
        <w:rPr>
          <w:rFonts w:ascii="Times New Roman" w:hAnsi="Times New Roman"/>
          <w:b/>
          <w:bCs/>
          <w:sz w:val="18"/>
          <w:szCs w:val="18"/>
          <w:lang w:val="en-GB"/>
        </w:rPr>
        <w:t>.</w:t>
      </w:r>
      <w:r w:rsidR="00A87E57">
        <w:rPr>
          <w:rFonts w:ascii="Times New Roman" w:hAnsi="Times New Roman"/>
          <w:b/>
          <w:bCs/>
          <w:sz w:val="18"/>
          <w:szCs w:val="18"/>
          <w:lang w:val="en-GB"/>
        </w:rPr>
        <w:t xml:space="preserve"> </w:t>
      </w:r>
      <w:r w:rsidRPr="00BA7C59">
        <w:rPr>
          <w:rFonts w:ascii="Times New Roman" w:hAnsi="Times New Roman"/>
          <w:sz w:val="18"/>
          <w:szCs w:val="18"/>
          <w:lang w:val="en-GB"/>
        </w:rPr>
        <w:t xml:space="preserve">(a) The first SAR image listed in </w:t>
      </w:r>
      <w:r w:rsidR="00944E67" w:rsidRPr="00BA7C59">
        <w:rPr>
          <w:rFonts w:ascii="Times New Roman" w:hAnsi="Times New Roman"/>
          <w:sz w:val="18"/>
          <w:szCs w:val="18"/>
          <w:lang w:val="en-GB"/>
        </w:rPr>
        <w:t>Table</w:t>
      </w:r>
      <w:r>
        <w:rPr>
          <w:rFonts w:ascii="Times New Roman" w:hAnsi="Times New Roman"/>
          <w:sz w:val="18"/>
          <w:szCs w:val="18"/>
          <w:lang w:val="en-GB"/>
        </w:rPr>
        <w:t xml:space="preserve"> 1</w:t>
      </w:r>
      <w:r w:rsidRPr="00BA7C59">
        <w:rPr>
          <w:rFonts w:ascii="Times New Roman" w:hAnsi="Times New Roman"/>
          <w:sz w:val="18"/>
          <w:szCs w:val="18"/>
          <w:lang w:val="en-GB"/>
        </w:rPr>
        <w:t xml:space="preserve"> in VV polarization with a resolution of 20m. (b) The WDs computed </w:t>
      </w:r>
      <w:r w:rsidRPr="00BA7C59">
        <w:rPr>
          <w:rFonts w:ascii="Times New Roman" w:hAnsi="Times New Roman"/>
          <w:sz w:val="18"/>
          <w:szCs w:val="18"/>
          <w:lang w:val="en-GB"/>
        </w:rPr>
        <w:t>from 10m pixels on a 5km grid by FFT in white color and LG in red color on a 44km by 44km sub-image that is indicated by green box in (a). (c)The WDs from our method on the same sub-image in (b)</w:t>
      </w:r>
      <w:r w:rsidRPr="00CA1091">
        <w:rPr>
          <w:rFonts w:ascii="Times New Roman" w:hAnsi="Times New Roman"/>
          <w:sz w:val="20"/>
          <w:lang w:val="en-GB"/>
        </w:rPr>
        <w:t>.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A166EB">
        <w:rPr>
          <w:rFonts w:ascii="Times New Roman" w:hAnsi="Times New Roman"/>
          <w:sz w:val="20"/>
          <w:lang w:val="en-GB"/>
        </w:rPr>
        <w:t>The blue arrow is the WD from buoy ‘46012’ at the corresponding time.</w:t>
      </w:r>
    </w:p>
    <w:p w14:paraId="4A0B20CF" w14:textId="77777777" w:rsidR="002D0F6C" w:rsidRPr="00CA1091" w:rsidRDefault="002D0F6C">
      <w:pPr>
        <w:spacing w:before="340" w:after="170"/>
        <w:jc w:val="both"/>
        <w:rPr>
          <w:rFonts w:ascii="Arial" w:hAnsi="Arial" w:cs="Arial"/>
          <w:b/>
          <w:szCs w:val="24"/>
          <w:lang w:val="en-GB" w:eastAsia="zh-CN"/>
        </w:rPr>
      </w:pPr>
      <w:r w:rsidRPr="00CA1091">
        <w:rPr>
          <w:rFonts w:ascii="Arial" w:hAnsi="Arial" w:cs="Arial"/>
          <w:b/>
          <w:szCs w:val="24"/>
          <w:lang w:val="en-GB"/>
        </w:rPr>
        <w:t xml:space="preserve">4 </w:t>
      </w:r>
      <w:r w:rsidR="00B04244">
        <w:rPr>
          <w:rFonts w:ascii="Arial" w:hAnsi="Arial" w:cs="Arial" w:hint="eastAsia"/>
          <w:b/>
          <w:szCs w:val="24"/>
          <w:lang w:val="en-GB" w:eastAsia="zh-CN"/>
        </w:rPr>
        <w:t xml:space="preserve">Experimental </w:t>
      </w:r>
      <w:r w:rsidR="000A1A47">
        <w:rPr>
          <w:rFonts w:ascii="Arial" w:hAnsi="Arial" w:cs="Arial"/>
          <w:b/>
          <w:szCs w:val="24"/>
          <w:lang w:val="en-GB"/>
        </w:rPr>
        <w:t>Result</w:t>
      </w:r>
      <w:r w:rsidR="00B04244">
        <w:rPr>
          <w:rFonts w:ascii="Arial" w:hAnsi="Arial" w:cs="Arial" w:hint="eastAsia"/>
          <w:b/>
          <w:szCs w:val="24"/>
          <w:lang w:val="en-GB" w:eastAsia="zh-CN"/>
        </w:rPr>
        <w:t xml:space="preserve"> and Analysis</w:t>
      </w:r>
    </w:p>
    <w:p w14:paraId="27F693CC" w14:textId="77777777" w:rsidR="006F6D70" w:rsidRPr="006F6D70" w:rsidRDefault="006F6D70" w:rsidP="006F6D70">
      <w:pPr>
        <w:tabs>
          <w:tab w:val="left" w:pos="340"/>
        </w:tabs>
        <w:ind w:firstLine="284"/>
        <w:jc w:val="both"/>
        <w:rPr>
          <w:rFonts w:ascii="Times" w:hAnsi="Times"/>
          <w:sz w:val="20"/>
          <w:lang w:val="en-GB"/>
        </w:rPr>
      </w:pPr>
      <w:r w:rsidRPr="006F6D70">
        <w:rPr>
          <w:rFonts w:ascii="Times" w:hAnsi="Times"/>
          <w:sz w:val="20"/>
          <w:lang w:val="en-GB"/>
        </w:rPr>
        <w:t>The wind streaks don’t appear in all regions of the SAR image, so we find the wind streak patterns in a SAR image and apply FFT and LG to the sub-images at these locations. Besides, 180</w:t>
      </w:r>
      <w:r w:rsidR="00792F60">
        <w:rPr>
          <w:rFonts w:ascii="Times" w:hAnsi="Times" w:hint="eastAsia"/>
          <w:sz w:val="20"/>
          <w:lang w:val="en-GB" w:eastAsia="zh-CN"/>
        </w:rPr>
        <w:t>°</w:t>
      </w:r>
      <w:r w:rsidR="00792F60" w:rsidRPr="006F6D70">
        <w:rPr>
          <w:rFonts w:ascii="Times" w:hAnsi="Times"/>
          <w:sz w:val="20"/>
          <w:lang w:val="en-GB"/>
        </w:rPr>
        <w:t>ambiguity</w:t>
      </w:r>
      <w:r w:rsidRPr="006F6D70">
        <w:rPr>
          <w:rFonts w:ascii="Times" w:hAnsi="Times"/>
          <w:sz w:val="20"/>
          <w:lang w:val="en-GB"/>
        </w:rPr>
        <w:t xml:space="preserve"> should be removed by buoy WD after applying FFT and LG. The default window size of our method is 5 and the step that the window passing the data is 2.</w:t>
      </w:r>
    </w:p>
    <w:p w14:paraId="3990B07B" w14:textId="77777777" w:rsidR="006F6D70" w:rsidRPr="006F6D70" w:rsidRDefault="006F6D70" w:rsidP="006F6D70">
      <w:pPr>
        <w:tabs>
          <w:tab w:val="left" w:pos="340"/>
        </w:tabs>
        <w:ind w:firstLine="284"/>
        <w:jc w:val="both"/>
        <w:rPr>
          <w:rFonts w:ascii="Times" w:hAnsi="Times"/>
          <w:sz w:val="20"/>
          <w:lang w:val="en-GB"/>
        </w:rPr>
      </w:pPr>
      <w:r w:rsidRPr="006F6D70">
        <w:rPr>
          <w:rFonts w:ascii="Times" w:hAnsi="Times"/>
          <w:sz w:val="20"/>
          <w:lang w:val="en-GB"/>
        </w:rPr>
        <w:t xml:space="preserve">The first SAR image listed in </w:t>
      </w:r>
      <w:r w:rsidR="00792F60" w:rsidRPr="006F6D70">
        <w:rPr>
          <w:rFonts w:ascii="Times" w:hAnsi="Times"/>
          <w:sz w:val="20"/>
          <w:lang w:val="en-GB"/>
        </w:rPr>
        <w:t>Table</w:t>
      </w:r>
      <w:r w:rsidR="00792F60">
        <w:rPr>
          <w:rFonts w:ascii="Times" w:hAnsi="Times"/>
          <w:sz w:val="20"/>
          <w:lang w:val="en-GB"/>
        </w:rPr>
        <w:t xml:space="preserve"> 1</w:t>
      </w:r>
      <w:r w:rsidRPr="006F6D70">
        <w:rPr>
          <w:rFonts w:ascii="Times" w:hAnsi="Times"/>
          <w:sz w:val="20"/>
          <w:lang w:val="en-GB"/>
        </w:rPr>
        <w:t xml:space="preserve"> and acquired by Sentinel-1 IW mode in VV polarization with a resolution of 20m is shown in </w:t>
      </w:r>
      <w:commentRangeStart w:id="20"/>
      <w:r w:rsidRPr="006F6D70">
        <w:rPr>
          <w:rFonts w:ascii="Times" w:hAnsi="Times"/>
          <w:sz w:val="20"/>
          <w:lang w:val="en-GB"/>
        </w:rPr>
        <w:t>Figure</w:t>
      </w:r>
      <w:r w:rsidR="00792F60">
        <w:rPr>
          <w:rFonts w:ascii="Times" w:hAnsi="Times"/>
          <w:sz w:val="20"/>
          <w:lang w:val="en-GB"/>
        </w:rPr>
        <w:t xml:space="preserve"> 1</w:t>
      </w:r>
      <w:r w:rsidR="00965F7A">
        <w:rPr>
          <w:rFonts w:ascii="Times" w:hAnsi="Times" w:hint="eastAsia"/>
          <w:sz w:val="20"/>
          <w:lang w:val="en-GB" w:eastAsia="zh-CN"/>
        </w:rPr>
        <w:t>(</w:t>
      </w:r>
      <w:r w:rsidRPr="006F6D70">
        <w:rPr>
          <w:rFonts w:ascii="Times" w:hAnsi="Times"/>
          <w:sz w:val="20"/>
          <w:lang w:val="en-GB"/>
        </w:rPr>
        <w:t>a</w:t>
      </w:r>
      <w:r w:rsidR="00965F7A">
        <w:rPr>
          <w:rFonts w:ascii="Times" w:hAnsi="Times" w:hint="eastAsia"/>
          <w:sz w:val="20"/>
          <w:lang w:val="en-GB" w:eastAsia="zh-CN"/>
        </w:rPr>
        <w:t>)</w:t>
      </w:r>
      <w:commentRangeEnd w:id="20"/>
      <w:r w:rsidR="00BA691F">
        <w:rPr>
          <w:rStyle w:val="af1"/>
        </w:rPr>
        <w:commentReference w:id="20"/>
      </w:r>
      <w:r w:rsidRPr="006F6D70">
        <w:rPr>
          <w:rFonts w:ascii="Times" w:hAnsi="Times"/>
          <w:sz w:val="20"/>
          <w:lang w:val="en-GB"/>
        </w:rPr>
        <w:t xml:space="preserve">. The SAR image is shown in </w:t>
      </w:r>
      <w:r w:rsidR="00792F60" w:rsidRPr="006F6D70">
        <w:rPr>
          <w:rFonts w:ascii="Times" w:hAnsi="Times"/>
          <w:sz w:val="20"/>
          <w:lang w:val="en-GB"/>
        </w:rPr>
        <w:t>grey</w:t>
      </w:r>
      <w:r w:rsidRPr="006F6D70">
        <w:rPr>
          <w:rFonts w:ascii="Times" w:hAnsi="Times"/>
          <w:sz w:val="20"/>
          <w:lang w:val="en-GB"/>
        </w:rPr>
        <w:t xml:space="preserve"> and the land</w:t>
      </w:r>
      <w:r w:rsidR="00A87E57">
        <w:rPr>
          <w:rFonts w:ascii="Times" w:hAnsi="Times"/>
          <w:sz w:val="20"/>
          <w:lang w:val="en-GB"/>
        </w:rPr>
        <w:t xml:space="preserve"> </w:t>
      </w:r>
      <w:r w:rsidRPr="006F6D70">
        <w:rPr>
          <w:rFonts w:ascii="Times" w:hAnsi="Times"/>
          <w:sz w:val="20"/>
          <w:lang w:val="en-GB"/>
        </w:rPr>
        <w:t>in the SAR image</w:t>
      </w:r>
      <w:r w:rsidR="00792F60">
        <w:rPr>
          <w:rFonts w:ascii="Times" w:hAnsi="Times"/>
          <w:sz w:val="20"/>
          <w:lang w:val="en-GB"/>
        </w:rPr>
        <w:t xml:space="preserve"> has been masked out. Besides, a</w:t>
      </w:r>
      <w:r w:rsidRPr="006F6D70">
        <w:rPr>
          <w:rFonts w:ascii="Times" w:hAnsi="Times"/>
          <w:sz w:val="20"/>
          <w:lang w:val="en-GB"/>
        </w:rPr>
        <w:t>ssociated with the first SAR image, a</w:t>
      </w:r>
      <w:r w:rsidR="00F12010">
        <w:rPr>
          <w:rFonts w:ascii="Times" w:hAnsi="Times"/>
          <w:sz w:val="20"/>
          <w:lang w:val="en-GB"/>
        </w:rPr>
        <w:t>n</w:t>
      </w:r>
      <w:ins w:id="21" w:author="杨 超" w:date="2018-09-16T12:43:00Z">
        <w:r w:rsidR="00A87E57">
          <w:rPr>
            <w:rFonts w:ascii="Times" w:hAnsi="Times"/>
            <w:sz w:val="20"/>
            <w:lang w:val="en-GB"/>
          </w:rPr>
          <w:t xml:space="preserve"> </w:t>
        </w:r>
      </w:ins>
      <w:r w:rsidRPr="006F6D70">
        <w:rPr>
          <w:rFonts w:ascii="Times" w:hAnsi="Times"/>
          <w:sz w:val="20"/>
          <w:lang w:val="en-GB"/>
        </w:rPr>
        <w:t xml:space="preserve">in suit buoy is marked in red diamond in </w:t>
      </w:r>
      <w:commentRangeStart w:id="22"/>
      <w:r w:rsidRPr="006F6D70">
        <w:rPr>
          <w:rFonts w:ascii="Times" w:hAnsi="Times"/>
          <w:sz w:val="20"/>
          <w:lang w:val="en-GB"/>
        </w:rPr>
        <w:t>Figure</w:t>
      </w:r>
      <w:r w:rsidR="00792F60">
        <w:rPr>
          <w:rFonts w:ascii="Times" w:hAnsi="Times"/>
          <w:sz w:val="20"/>
          <w:lang w:val="en-GB"/>
        </w:rPr>
        <w:t xml:space="preserve"> 1</w:t>
      </w:r>
      <w:r w:rsidR="00F12010">
        <w:rPr>
          <w:rFonts w:ascii="Times" w:hAnsi="Times" w:hint="eastAsia"/>
          <w:sz w:val="20"/>
          <w:lang w:val="en-GB" w:eastAsia="zh-CN"/>
        </w:rPr>
        <w:t>(</w:t>
      </w:r>
      <w:r w:rsidRPr="006F6D70">
        <w:rPr>
          <w:rFonts w:ascii="Times" w:hAnsi="Times"/>
          <w:sz w:val="20"/>
          <w:lang w:val="en-GB"/>
        </w:rPr>
        <w:t>a</w:t>
      </w:r>
      <w:r w:rsidR="00F12010">
        <w:rPr>
          <w:rFonts w:ascii="Times" w:hAnsi="Times" w:hint="eastAsia"/>
          <w:sz w:val="20"/>
          <w:lang w:val="en-GB" w:eastAsia="zh-CN"/>
        </w:rPr>
        <w:t>)</w:t>
      </w:r>
      <w:commentRangeEnd w:id="22"/>
      <w:r w:rsidR="00BA691F">
        <w:rPr>
          <w:rStyle w:val="af1"/>
        </w:rPr>
        <w:commentReference w:id="22"/>
      </w:r>
      <w:r w:rsidRPr="006F6D70">
        <w:rPr>
          <w:rFonts w:ascii="Times" w:hAnsi="Times"/>
          <w:sz w:val="20"/>
          <w:lang w:val="en-GB"/>
        </w:rPr>
        <w:t>. On a 44km by 44km sub-image that is indicated by green box in Figure</w:t>
      </w:r>
      <w:commentRangeStart w:id="23"/>
      <w:r w:rsidR="00792F60">
        <w:rPr>
          <w:rFonts w:ascii="Times" w:hAnsi="Times"/>
          <w:sz w:val="20"/>
          <w:lang w:val="en-GB" w:eastAsia="zh-CN"/>
        </w:rPr>
        <w:t>1</w:t>
      </w:r>
      <w:r w:rsidR="002109CD">
        <w:rPr>
          <w:rFonts w:ascii="Times" w:hAnsi="Times"/>
          <w:sz w:val="20"/>
          <w:lang w:val="en-GB" w:eastAsia="zh-CN"/>
        </w:rPr>
        <w:t>(</w:t>
      </w:r>
      <w:r w:rsidRPr="006F6D70">
        <w:rPr>
          <w:rFonts w:ascii="Times" w:hAnsi="Times" w:hint="eastAsia"/>
          <w:sz w:val="20"/>
          <w:lang w:val="en-GB" w:eastAsia="zh-CN"/>
        </w:rPr>
        <w:t>a</w:t>
      </w:r>
      <w:commentRangeEnd w:id="23"/>
      <w:r w:rsidR="002109CD">
        <w:rPr>
          <w:rFonts w:ascii="Times" w:hAnsi="Times"/>
          <w:sz w:val="20"/>
          <w:lang w:val="en-GB" w:eastAsia="zh-CN"/>
        </w:rPr>
        <w:t>)</w:t>
      </w:r>
      <w:r w:rsidR="00F12010">
        <w:rPr>
          <w:rStyle w:val="af1"/>
        </w:rPr>
        <w:commentReference w:id="23"/>
      </w:r>
      <w:r w:rsidRPr="006F6D70">
        <w:rPr>
          <w:rFonts w:ascii="Times" w:hAnsi="Times"/>
          <w:sz w:val="20"/>
          <w:lang w:val="en-GB"/>
        </w:rPr>
        <w:t>, Figure</w:t>
      </w:r>
      <w:commentRangeStart w:id="24"/>
      <w:r w:rsidR="00792F60">
        <w:rPr>
          <w:rFonts w:ascii="Times" w:hAnsi="Times"/>
          <w:sz w:val="20"/>
          <w:lang w:val="en-GB"/>
        </w:rPr>
        <w:t>1</w:t>
      </w:r>
      <w:r w:rsidR="002109CD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commentRangeEnd w:id="24"/>
      <w:r w:rsidR="002109CD">
        <w:rPr>
          <w:rFonts w:ascii="Times" w:hAnsi="Times"/>
          <w:sz w:val="20"/>
          <w:lang w:val="en-GB"/>
        </w:rPr>
        <w:t>)</w:t>
      </w:r>
      <w:r w:rsidR="00F12010">
        <w:rPr>
          <w:rStyle w:val="af1"/>
        </w:rPr>
        <w:commentReference w:id="24"/>
      </w:r>
      <w:r w:rsidRPr="006F6D70">
        <w:rPr>
          <w:rFonts w:ascii="Times" w:hAnsi="Times"/>
          <w:sz w:val="20"/>
          <w:lang w:val="en-GB"/>
        </w:rPr>
        <w:t xml:space="preserve"> shows the WDs computed by FFT in white color and LG in red color. WDs are computed from 10m pixels on a 5km grid. The blue arrow (318</w:t>
      </w:r>
      <w:r w:rsidR="00792F60">
        <w:rPr>
          <w:rFonts w:ascii="Times" w:hAnsi="Times" w:hint="eastAsia"/>
          <w:sz w:val="20"/>
          <w:lang w:val="en-GB" w:eastAsia="zh-CN"/>
        </w:rPr>
        <w:t>°</w:t>
      </w:r>
      <w:r w:rsidRPr="006F6D70">
        <w:rPr>
          <w:rFonts w:ascii="Times" w:hAnsi="Times"/>
          <w:sz w:val="20"/>
          <w:lang w:val="en-GB"/>
        </w:rPr>
        <w:t>) in left-butt</w:t>
      </w:r>
      <w:r w:rsidR="00557009">
        <w:rPr>
          <w:rFonts w:ascii="Times" w:hAnsi="Times"/>
          <w:sz w:val="20"/>
          <w:lang w:val="en-GB"/>
        </w:rPr>
        <w:t>on is the WD from in suit buoy ‘</w:t>
      </w:r>
      <w:r w:rsidRPr="006F6D70">
        <w:rPr>
          <w:rFonts w:ascii="Times" w:hAnsi="Times"/>
          <w:sz w:val="20"/>
          <w:lang w:val="en-GB"/>
        </w:rPr>
        <w:t xml:space="preserve">416012’. The </w:t>
      </w:r>
      <w:r w:rsidR="00594A60">
        <w:rPr>
          <w:rFonts w:ascii="Times" w:hAnsi="Times" w:hint="eastAsia"/>
          <w:sz w:val="20"/>
          <w:lang w:val="en-GB" w:eastAsia="zh-CN"/>
        </w:rPr>
        <w:t xml:space="preserve">acquisition </w:t>
      </w:r>
      <w:r w:rsidRPr="006F6D70">
        <w:rPr>
          <w:rFonts w:ascii="Times" w:hAnsi="Times"/>
          <w:sz w:val="20"/>
          <w:lang w:val="en-GB"/>
        </w:rPr>
        <w:t xml:space="preserve">time of WD </w:t>
      </w:r>
      <w:r w:rsidR="00594A60">
        <w:rPr>
          <w:rFonts w:ascii="Times" w:hAnsi="Times" w:hint="eastAsia"/>
          <w:sz w:val="20"/>
          <w:lang w:val="en-GB" w:eastAsia="zh-CN"/>
        </w:rPr>
        <w:t xml:space="preserve">from </w:t>
      </w:r>
      <w:r w:rsidRPr="006F6D70">
        <w:rPr>
          <w:rFonts w:ascii="Times" w:hAnsi="Times"/>
          <w:sz w:val="20"/>
          <w:lang w:val="en-GB"/>
        </w:rPr>
        <w:t xml:space="preserve">buoy </w:t>
      </w:r>
      <w:r w:rsidR="00594A60">
        <w:rPr>
          <w:rFonts w:ascii="Times" w:hAnsi="Times" w:hint="eastAsia"/>
          <w:sz w:val="20"/>
          <w:lang w:val="en-GB" w:eastAsia="zh-CN"/>
        </w:rPr>
        <w:t xml:space="preserve">and SAR images </w:t>
      </w:r>
      <w:r w:rsidRPr="006F6D70">
        <w:rPr>
          <w:rFonts w:ascii="Times" w:hAnsi="Times"/>
          <w:sz w:val="20"/>
          <w:lang w:val="en-GB"/>
        </w:rPr>
        <w:t>is less than 5 minutes.</w:t>
      </w:r>
      <w:ins w:id="25" w:author="杨 超" w:date="2018-09-16T12:43:00Z">
        <w:r w:rsidR="00A87E57">
          <w:rPr>
            <w:rFonts w:ascii="Times" w:hAnsi="Times"/>
            <w:sz w:val="20"/>
            <w:lang w:val="en-GB"/>
          </w:rPr>
          <w:t xml:space="preserve"> </w:t>
        </w:r>
      </w:ins>
      <w:r w:rsidRPr="006F6D70">
        <w:rPr>
          <w:rFonts w:ascii="Times" w:hAnsi="Times"/>
          <w:sz w:val="20"/>
          <w:lang w:val="en-GB"/>
        </w:rPr>
        <w:t>In addition,</w:t>
      </w:r>
      <w:ins w:id="26" w:author="杨 超" w:date="2018-09-16T12:43:00Z">
        <w:r w:rsidR="00A87E57">
          <w:rPr>
            <w:rFonts w:ascii="Times" w:hAnsi="Times"/>
            <w:sz w:val="20"/>
            <w:lang w:val="en-GB"/>
          </w:rPr>
          <w:t xml:space="preserve"> </w:t>
        </w:r>
      </w:ins>
      <w:r w:rsidRPr="006F6D70">
        <w:rPr>
          <w:rFonts w:ascii="Times" w:hAnsi="Times"/>
          <w:sz w:val="20"/>
          <w:lang w:val="en-GB"/>
        </w:rPr>
        <w:t>the WDs here are in the same coordinate, in which the direction of the northward and eastward wind vector is 0</w:t>
      </w:r>
      <w:r w:rsidR="00792F60">
        <w:rPr>
          <w:rFonts w:ascii="Times" w:hAnsi="Times" w:hint="eastAsia"/>
          <w:sz w:val="20"/>
          <w:lang w:val="en-GB" w:eastAsia="zh-CN"/>
        </w:rPr>
        <w:t>°</w:t>
      </w:r>
      <w:r w:rsidRPr="006F6D70">
        <w:rPr>
          <w:rFonts w:ascii="Times" w:hAnsi="Times"/>
          <w:sz w:val="20"/>
          <w:lang w:val="en-GB"/>
        </w:rPr>
        <w:t xml:space="preserve"> (or 360</w:t>
      </w:r>
      <w:r w:rsidR="00792F60">
        <w:rPr>
          <w:rFonts w:ascii="Times" w:hAnsi="Times" w:hint="eastAsia"/>
          <w:sz w:val="20"/>
          <w:lang w:val="en-GB" w:eastAsia="zh-CN"/>
        </w:rPr>
        <w:t>°</w:t>
      </w:r>
      <w:r w:rsidRPr="006F6D70">
        <w:rPr>
          <w:rFonts w:ascii="Times" w:hAnsi="Times"/>
          <w:sz w:val="20"/>
          <w:lang w:val="en-GB"/>
        </w:rPr>
        <w:t>) and 90</w:t>
      </w:r>
      <w:r w:rsidR="00792F60">
        <w:rPr>
          <w:rFonts w:ascii="Times" w:hAnsi="Times" w:hint="eastAsia"/>
          <w:sz w:val="20"/>
          <w:lang w:val="en-GB" w:eastAsia="zh-CN"/>
        </w:rPr>
        <w:t>°</w:t>
      </w:r>
      <w:r w:rsidRPr="006F6D70">
        <w:rPr>
          <w:rFonts w:ascii="Times" w:hAnsi="Times"/>
          <w:sz w:val="20"/>
          <w:lang w:val="en-GB"/>
        </w:rPr>
        <w:t xml:space="preserve"> respectively.</w:t>
      </w:r>
    </w:p>
    <w:p w14:paraId="7ECF4170" w14:textId="77777777" w:rsidR="006F6D70" w:rsidRPr="006F6D70" w:rsidRDefault="006F6D70" w:rsidP="006F6D70">
      <w:pPr>
        <w:tabs>
          <w:tab w:val="left" w:pos="340"/>
        </w:tabs>
        <w:ind w:firstLine="284"/>
        <w:jc w:val="both"/>
        <w:rPr>
          <w:rFonts w:ascii="Times" w:hAnsi="Times"/>
          <w:sz w:val="20"/>
          <w:lang w:val="en-GB"/>
        </w:rPr>
      </w:pPr>
      <w:r w:rsidRPr="006F6D70">
        <w:rPr>
          <w:rFonts w:ascii="Times" w:hAnsi="Times"/>
          <w:sz w:val="20"/>
          <w:lang w:val="en-GB"/>
        </w:rPr>
        <w:t>As illustrated in Figure</w:t>
      </w:r>
      <w:commentRangeStart w:id="27"/>
      <w:r w:rsidR="00792F60">
        <w:rPr>
          <w:rFonts w:ascii="Times" w:hAnsi="Times"/>
          <w:sz w:val="20"/>
          <w:lang w:val="en-GB"/>
        </w:rPr>
        <w:t>1</w:t>
      </w:r>
      <w:r w:rsidR="002109CD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commentRangeEnd w:id="27"/>
      <w:r w:rsidR="002109CD">
        <w:rPr>
          <w:rFonts w:ascii="Times" w:hAnsi="Times"/>
          <w:sz w:val="20"/>
          <w:lang w:val="en-GB"/>
        </w:rPr>
        <w:t>)</w:t>
      </w:r>
      <w:r w:rsidR="00BA691F">
        <w:rPr>
          <w:rStyle w:val="af1"/>
        </w:rPr>
        <w:commentReference w:id="27"/>
      </w:r>
      <w:r w:rsidRPr="006F6D70">
        <w:rPr>
          <w:rFonts w:ascii="Times" w:hAnsi="Times"/>
          <w:sz w:val="20"/>
          <w:lang w:val="en-GB"/>
        </w:rPr>
        <w:t>, the FFT-retrieved WDs is aligned with wind streaks closer than LG-retrieved WDs. That’s the reason why we use LG-retrieved WDs to improving accuracy of FFT-retrieved WDs, rather than the other way around. However, there are some isolated impulses in FFT-retrieved WDs because of noi</w:t>
      </w:r>
      <w:r w:rsidR="00792F60">
        <w:rPr>
          <w:rFonts w:ascii="Times" w:hAnsi="Times"/>
          <w:sz w:val="20"/>
          <w:lang w:val="en-GB"/>
        </w:rPr>
        <w:t xml:space="preserve">se. </w:t>
      </w:r>
      <w:commentRangeStart w:id="28"/>
      <w:r w:rsidR="00792F60">
        <w:rPr>
          <w:rFonts w:ascii="Times" w:hAnsi="Times"/>
          <w:sz w:val="20"/>
          <w:lang w:val="en-GB"/>
        </w:rPr>
        <w:t>Figure 1</w:t>
      </w:r>
      <w:r w:rsidR="002109CD">
        <w:rPr>
          <w:rFonts w:ascii="Times" w:hAnsi="Times"/>
          <w:sz w:val="20"/>
          <w:lang w:val="en-GB"/>
        </w:rPr>
        <w:t>(</w:t>
      </w:r>
      <w:r w:rsidR="00792F60">
        <w:rPr>
          <w:rFonts w:ascii="Times" w:hAnsi="Times"/>
          <w:sz w:val="20"/>
          <w:lang w:val="en-GB"/>
        </w:rPr>
        <w:t>c</w:t>
      </w:r>
      <w:r w:rsidR="002109CD">
        <w:rPr>
          <w:rFonts w:ascii="Times" w:hAnsi="Times"/>
          <w:sz w:val="20"/>
          <w:lang w:val="en-GB"/>
        </w:rPr>
        <w:t>)</w:t>
      </w:r>
      <w:r w:rsidR="00792F60">
        <w:rPr>
          <w:rFonts w:ascii="Times" w:hAnsi="Times"/>
          <w:sz w:val="20"/>
          <w:lang w:val="en-GB"/>
        </w:rPr>
        <w:t xml:space="preserve"> is same as 1</w:t>
      </w:r>
      <w:r w:rsidR="002109CD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commentRangeEnd w:id="28"/>
      <w:r w:rsidR="002109CD">
        <w:rPr>
          <w:rFonts w:ascii="Times" w:hAnsi="Times"/>
          <w:sz w:val="20"/>
          <w:lang w:val="en-GB"/>
        </w:rPr>
        <w:t>)</w:t>
      </w:r>
      <w:r w:rsidR="00BA691F">
        <w:rPr>
          <w:rStyle w:val="af1"/>
        </w:rPr>
        <w:commentReference w:id="28"/>
      </w:r>
      <w:r w:rsidRPr="006F6D70">
        <w:rPr>
          <w:rFonts w:ascii="Times" w:hAnsi="Times"/>
          <w:sz w:val="20"/>
          <w:lang w:val="en-GB"/>
        </w:rPr>
        <w:t xml:space="preserve"> except the green arrow that is the WDs from our method. It’s obvious that our method </w:t>
      </w:r>
      <w:r w:rsidR="00792F60" w:rsidRPr="006F6D70">
        <w:rPr>
          <w:rFonts w:ascii="Times" w:hAnsi="Times"/>
          <w:sz w:val="20"/>
          <w:lang w:val="en-GB"/>
        </w:rPr>
        <w:t>revises</w:t>
      </w:r>
      <w:r w:rsidRPr="006F6D70">
        <w:rPr>
          <w:rFonts w:ascii="Times" w:hAnsi="Times"/>
          <w:sz w:val="20"/>
          <w:lang w:val="en-GB"/>
        </w:rPr>
        <w:t xml:space="preserve"> FFT-retrieved WDs</w:t>
      </w:r>
      <w:r w:rsidR="00FE163F">
        <w:rPr>
          <w:rFonts w:ascii="Times" w:hAnsi="Times"/>
          <w:sz w:val="20"/>
          <w:lang w:val="en-GB"/>
        </w:rPr>
        <w:t xml:space="preserve"> at right and top region</w:t>
      </w:r>
      <w:r w:rsidRPr="006F6D70">
        <w:rPr>
          <w:rFonts w:ascii="Times" w:hAnsi="Times"/>
          <w:sz w:val="20"/>
          <w:lang w:val="en-GB"/>
        </w:rPr>
        <w:t>.</w:t>
      </w:r>
    </w:p>
    <w:p w14:paraId="700E4EF6" w14:textId="77777777" w:rsidR="002D0F6C" w:rsidRDefault="006F6D70" w:rsidP="00D12903">
      <w:pPr>
        <w:tabs>
          <w:tab w:val="left" w:pos="340"/>
        </w:tabs>
        <w:ind w:firstLineChars="142" w:firstLine="284"/>
        <w:jc w:val="both"/>
        <w:rPr>
          <w:rFonts w:ascii="Times" w:hAnsi="Times"/>
          <w:sz w:val="20"/>
          <w:lang w:val="en-GB"/>
        </w:rPr>
      </w:pPr>
      <w:r w:rsidRPr="006F6D70">
        <w:rPr>
          <w:rFonts w:ascii="Times" w:hAnsi="Times"/>
          <w:sz w:val="20"/>
          <w:lang w:val="en-GB"/>
        </w:rPr>
        <w:t>In general, FFT is effective on 20km×20km WVC and the difficulty of extracting WD by FFT is inversely related to the size of WVC</w:t>
      </w:r>
      <w:ins w:id="29" w:author="杨 超" w:date="2018-09-16T12:43:00Z">
        <w:r w:rsidR="00A87E57">
          <w:rPr>
            <w:rFonts w:ascii="Times" w:hAnsi="Times"/>
            <w:sz w:val="20"/>
            <w:lang w:val="en-GB"/>
          </w:rPr>
          <w:t xml:space="preserve"> </w:t>
        </w:r>
      </w:ins>
      <w:r w:rsidR="00642C48">
        <w:rPr>
          <w:rFonts w:ascii="Times" w:hAnsi="Times"/>
          <w:sz w:val="20"/>
          <w:lang w:val="en-GB"/>
        </w:rPr>
        <w:t>[15]</w:t>
      </w:r>
      <w:r w:rsidRPr="006F6D70">
        <w:rPr>
          <w:rFonts w:ascii="Times" w:hAnsi="Times"/>
          <w:sz w:val="20"/>
          <w:lang w:val="en-GB"/>
        </w:rPr>
        <w:t>. When the wind resolution increase</w:t>
      </w:r>
      <w:r w:rsidR="00BA691F">
        <w:rPr>
          <w:rFonts w:ascii="Times" w:hAnsi="Times"/>
          <w:sz w:val="20"/>
          <w:lang w:val="en-GB"/>
        </w:rPr>
        <w:t>s</w:t>
      </w:r>
      <w:r w:rsidRPr="006F6D70">
        <w:rPr>
          <w:rFonts w:ascii="Times" w:hAnsi="Times"/>
          <w:sz w:val="20"/>
          <w:lang w:val="en-GB"/>
        </w:rPr>
        <w:t xml:space="preserve">, FFT-retrieved WDs </w:t>
      </w:r>
      <w:r w:rsidR="00BA691F" w:rsidRPr="006F6D70">
        <w:rPr>
          <w:rFonts w:ascii="Times" w:hAnsi="Times"/>
          <w:sz w:val="20"/>
          <w:lang w:val="en-GB"/>
        </w:rPr>
        <w:t>ha</w:t>
      </w:r>
      <w:r w:rsidR="00BA691F">
        <w:rPr>
          <w:rFonts w:ascii="Times" w:hAnsi="Times" w:hint="eastAsia"/>
          <w:sz w:val="20"/>
          <w:lang w:val="en-GB" w:eastAsia="zh-CN"/>
        </w:rPr>
        <w:t>ve</w:t>
      </w:r>
      <w:ins w:id="30" w:author="杨 超" w:date="2018-09-16T12:43:00Z">
        <w:r w:rsidR="00A87E57">
          <w:rPr>
            <w:rFonts w:ascii="Times" w:hAnsi="Times"/>
            <w:sz w:val="20"/>
            <w:lang w:val="en-GB" w:eastAsia="zh-CN"/>
          </w:rPr>
          <w:t xml:space="preserve"> </w:t>
        </w:r>
      </w:ins>
      <w:r w:rsidRPr="006F6D70">
        <w:rPr>
          <w:rFonts w:ascii="Times" w:hAnsi="Times"/>
          <w:sz w:val="20"/>
          <w:lang w:val="en-GB"/>
        </w:rPr>
        <w:t>more and more impulses. As show</w:t>
      </w:r>
      <w:r w:rsidR="00BA691F">
        <w:rPr>
          <w:rFonts w:ascii="Times" w:hAnsi="Times" w:hint="eastAsia"/>
          <w:sz w:val="20"/>
          <w:lang w:val="en-GB" w:eastAsia="zh-CN"/>
        </w:rPr>
        <w:t>n</w:t>
      </w:r>
      <w:r w:rsidRPr="006F6D70">
        <w:rPr>
          <w:rFonts w:ascii="Times" w:hAnsi="Times"/>
          <w:sz w:val="20"/>
          <w:lang w:val="en-GB"/>
        </w:rPr>
        <w:t xml:space="preserve"> in Figure </w:t>
      </w:r>
      <w:r w:rsidR="00792F60">
        <w:rPr>
          <w:rFonts w:ascii="Times" w:hAnsi="Times"/>
          <w:sz w:val="20"/>
          <w:lang w:val="en-GB"/>
        </w:rPr>
        <w:t>1</w:t>
      </w:r>
      <w:r w:rsidRPr="006F6D70">
        <w:rPr>
          <w:rFonts w:ascii="Times" w:hAnsi="Times"/>
          <w:sz w:val="20"/>
          <w:lang w:val="en-GB"/>
        </w:rPr>
        <w:t xml:space="preserve">, our method is effective on 5km×5km. In </w:t>
      </w:r>
      <w:commentRangeStart w:id="31"/>
      <w:r w:rsidRPr="006F6D70">
        <w:rPr>
          <w:rFonts w:ascii="Times" w:hAnsi="Times"/>
          <w:sz w:val="20"/>
          <w:lang w:val="en-GB"/>
        </w:rPr>
        <w:t xml:space="preserve">Figure </w:t>
      </w:r>
      <w:r w:rsidR="00792F60">
        <w:rPr>
          <w:rFonts w:ascii="Times" w:hAnsi="Times"/>
          <w:sz w:val="20"/>
          <w:lang w:val="en-GB"/>
        </w:rPr>
        <w:t>2</w:t>
      </w:r>
      <w:r w:rsidR="00557009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a</w:t>
      </w:r>
      <w:commentRangeEnd w:id="31"/>
      <w:r w:rsidR="00557009">
        <w:rPr>
          <w:rFonts w:ascii="Times" w:hAnsi="Times"/>
          <w:sz w:val="20"/>
          <w:lang w:val="en-GB"/>
        </w:rPr>
        <w:t>)</w:t>
      </w:r>
      <w:r w:rsidR="00BA691F">
        <w:rPr>
          <w:rStyle w:val="af1"/>
        </w:rPr>
        <w:commentReference w:id="31"/>
      </w:r>
      <w:r w:rsidRPr="006F6D70">
        <w:rPr>
          <w:rFonts w:ascii="Times" w:hAnsi="Times"/>
          <w:sz w:val="20"/>
          <w:lang w:val="en-GB"/>
        </w:rPr>
        <w:t>, the second SAR image listed in Table</w:t>
      </w:r>
      <w:commentRangeStart w:id="32"/>
      <w:r w:rsidR="002109CD">
        <w:rPr>
          <w:rFonts w:ascii="Times" w:hAnsi="Times"/>
          <w:sz w:val="20"/>
          <w:lang w:val="en-GB"/>
        </w:rPr>
        <w:t xml:space="preserve"> 1</w:t>
      </w:r>
      <w:commentRangeEnd w:id="32"/>
      <w:r w:rsidR="00BA691F">
        <w:rPr>
          <w:rStyle w:val="af1"/>
        </w:rPr>
        <w:commentReference w:id="32"/>
      </w:r>
      <w:r w:rsidRPr="006F6D70">
        <w:rPr>
          <w:rFonts w:ascii="Times" w:hAnsi="Times"/>
          <w:sz w:val="20"/>
          <w:lang w:val="en-GB"/>
        </w:rPr>
        <w:t>and a</w:t>
      </w:r>
      <w:r w:rsidR="00BA691F">
        <w:rPr>
          <w:rFonts w:ascii="Times" w:hAnsi="Times" w:hint="eastAsia"/>
          <w:sz w:val="20"/>
          <w:lang w:val="en-GB" w:eastAsia="zh-CN"/>
        </w:rPr>
        <w:t>n</w:t>
      </w:r>
      <w:r w:rsidR="00A87E57">
        <w:rPr>
          <w:rFonts w:ascii="Times" w:hAnsi="Times"/>
          <w:sz w:val="20"/>
          <w:lang w:val="en-GB" w:eastAsia="zh-CN"/>
        </w:rPr>
        <w:t xml:space="preserve"> </w:t>
      </w:r>
      <w:r w:rsidRPr="006F6D70">
        <w:rPr>
          <w:rFonts w:ascii="Times" w:hAnsi="Times"/>
          <w:sz w:val="20"/>
          <w:lang w:val="en-GB"/>
        </w:rPr>
        <w:t xml:space="preserve">in suit buoy marked in red diamond is shown. </w:t>
      </w:r>
      <w:commentRangeStart w:id="33"/>
      <w:r w:rsidRPr="006F6D70">
        <w:rPr>
          <w:rFonts w:ascii="Times" w:hAnsi="Times"/>
          <w:sz w:val="20"/>
          <w:lang w:val="en-GB"/>
        </w:rPr>
        <w:t xml:space="preserve">Figure </w:t>
      </w:r>
      <w:r w:rsidR="00792F60">
        <w:rPr>
          <w:rFonts w:ascii="Times" w:hAnsi="Times"/>
          <w:sz w:val="20"/>
          <w:lang w:val="en-GB"/>
        </w:rPr>
        <w:t>2</w:t>
      </w:r>
      <w:r w:rsidR="002109CD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commentRangeEnd w:id="33"/>
      <w:r w:rsidR="002109CD">
        <w:rPr>
          <w:rFonts w:ascii="Times" w:hAnsi="Times"/>
          <w:sz w:val="20"/>
          <w:lang w:val="en-GB"/>
        </w:rPr>
        <w:t>)</w:t>
      </w:r>
      <w:r w:rsidR="00BA691F">
        <w:rPr>
          <w:rStyle w:val="af1"/>
        </w:rPr>
        <w:commentReference w:id="33"/>
      </w:r>
      <w:r w:rsidRPr="006F6D70">
        <w:rPr>
          <w:rFonts w:ascii="Times" w:hAnsi="Times"/>
          <w:sz w:val="20"/>
          <w:lang w:val="en-GB"/>
        </w:rPr>
        <w:t xml:space="preserve"> is a 37km×33km sub-image indicated by</w:t>
      </w:r>
      <w:r w:rsidR="00BA691F">
        <w:rPr>
          <w:rFonts w:ascii="Times" w:hAnsi="Times" w:hint="eastAsia"/>
          <w:sz w:val="20"/>
          <w:lang w:val="en-GB" w:eastAsia="zh-CN"/>
        </w:rPr>
        <w:t xml:space="preserve"> the</w:t>
      </w:r>
      <w:r w:rsidRPr="006F6D70">
        <w:rPr>
          <w:rFonts w:ascii="Times" w:hAnsi="Times"/>
          <w:sz w:val="20"/>
          <w:lang w:val="en-GB"/>
        </w:rPr>
        <w:t xml:space="preserve"> green box in </w:t>
      </w:r>
      <w:commentRangeStart w:id="34"/>
      <w:r w:rsidRPr="006F6D70">
        <w:rPr>
          <w:rFonts w:ascii="Times" w:hAnsi="Times"/>
          <w:sz w:val="20"/>
          <w:lang w:val="en-GB"/>
        </w:rPr>
        <w:t>Figure</w:t>
      </w:r>
      <w:r w:rsidR="00792F60">
        <w:rPr>
          <w:rFonts w:ascii="Times" w:hAnsi="Times"/>
          <w:sz w:val="20"/>
          <w:lang w:val="en-GB"/>
        </w:rPr>
        <w:t xml:space="preserve"> 2</w:t>
      </w:r>
      <w:r w:rsidR="002109CD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a</w:t>
      </w:r>
      <w:commentRangeEnd w:id="34"/>
      <w:r w:rsidR="002109CD">
        <w:rPr>
          <w:rFonts w:ascii="Times" w:hAnsi="Times"/>
          <w:sz w:val="20"/>
          <w:lang w:val="en-GB"/>
        </w:rPr>
        <w:t>)</w:t>
      </w:r>
      <w:r w:rsidR="00BA691F">
        <w:rPr>
          <w:rStyle w:val="af1"/>
        </w:rPr>
        <w:commentReference w:id="34"/>
      </w:r>
      <w:r w:rsidRPr="006F6D70">
        <w:rPr>
          <w:rFonts w:ascii="Times" w:hAnsi="Times"/>
          <w:sz w:val="20"/>
          <w:lang w:val="en-GB"/>
        </w:rPr>
        <w:t xml:space="preserve">. And the FFT-retrieved WDs in white color and WDs from our method in green color that are acquired on a 4km grid are illustrated in Figure </w:t>
      </w:r>
      <w:r w:rsidR="00792F60">
        <w:rPr>
          <w:rFonts w:ascii="Times" w:hAnsi="Times"/>
          <w:sz w:val="20"/>
          <w:lang w:val="en-GB"/>
        </w:rPr>
        <w:t>2</w:t>
      </w:r>
      <w:r w:rsidR="00557009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r w:rsidR="00557009">
        <w:rPr>
          <w:rFonts w:ascii="Times" w:hAnsi="Times"/>
          <w:sz w:val="20"/>
          <w:lang w:val="en-GB"/>
        </w:rPr>
        <w:t>)</w:t>
      </w:r>
      <w:r w:rsidRPr="006F6D70">
        <w:rPr>
          <w:rFonts w:ascii="Times" w:hAnsi="Times"/>
          <w:sz w:val="20"/>
          <w:lang w:val="en-GB"/>
        </w:rPr>
        <w:t>. In Figure</w:t>
      </w:r>
      <w:r w:rsidR="00792F60">
        <w:rPr>
          <w:rFonts w:ascii="Times" w:hAnsi="Times"/>
          <w:sz w:val="20"/>
          <w:lang w:val="en-GB"/>
        </w:rPr>
        <w:t xml:space="preserve"> 2</w:t>
      </w:r>
      <w:r w:rsidR="00557009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r w:rsidR="00557009">
        <w:rPr>
          <w:rFonts w:ascii="Times" w:hAnsi="Times"/>
          <w:sz w:val="20"/>
          <w:lang w:val="en-GB"/>
        </w:rPr>
        <w:t>)</w:t>
      </w:r>
      <w:r w:rsidRPr="006F6D70">
        <w:rPr>
          <w:rFonts w:ascii="Times" w:hAnsi="Times"/>
          <w:sz w:val="20"/>
          <w:lang w:val="en-GB"/>
        </w:rPr>
        <w:t xml:space="preserve">, the WDs from our method is almost covered by FFT-retrieved and the steps described in Section 3 just run once. Figure </w:t>
      </w:r>
      <w:r w:rsidR="00792F60">
        <w:rPr>
          <w:rFonts w:ascii="Times" w:hAnsi="Times"/>
          <w:sz w:val="20"/>
          <w:lang w:val="en-GB"/>
        </w:rPr>
        <w:t>2</w:t>
      </w:r>
      <w:r w:rsidR="00557009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c</w:t>
      </w:r>
      <w:r w:rsidR="00557009">
        <w:rPr>
          <w:rFonts w:ascii="Times" w:hAnsi="Times"/>
          <w:sz w:val="20"/>
          <w:lang w:val="en-GB"/>
        </w:rPr>
        <w:t>)</w:t>
      </w:r>
      <w:r w:rsidRPr="006F6D70">
        <w:rPr>
          <w:rFonts w:ascii="Times" w:hAnsi="Times"/>
          <w:sz w:val="20"/>
          <w:lang w:val="en-GB"/>
        </w:rPr>
        <w:t xml:space="preserve"> is the same region as Figure </w:t>
      </w:r>
      <w:r w:rsidR="00792F60">
        <w:rPr>
          <w:rFonts w:ascii="Times" w:hAnsi="Times"/>
          <w:sz w:val="20"/>
          <w:lang w:val="en-GB"/>
        </w:rPr>
        <w:t>2</w:t>
      </w:r>
      <w:r w:rsidR="00557009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r w:rsidR="00557009">
        <w:rPr>
          <w:rFonts w:ascii="Times" w:hAnsi="Times"/>
          <w:sz w:val="20"/>
          <w:lang w:val="en-GB"/>
        </w:rPr>
        <w:t>)</w:t>
      </w:r>
      <w:r w:rsidRPr="006F6D70">
        <w:rPr>
          <w:rFonts w:ascii="Times" w:hAnsi="Times"/>
          <w:sz w:val="20"/>
          <w:lang w:val="en-GB"/>
        </w:rPr>
        <w:t>, but FFT-retried WDs and WDs from our method are both computed on a 3km grid. Note that, there are much more impulses in the FFT-retrieved</w:t>
      </w:r>
      <w:r w:rsidR="00A87E57">
        <w:rPr>
          <w:rFonts w:ascii="Times" w:hAnsi="Times"/>
          <w:sz w:val="20"/>
          <w:lang w:val="en-GB"/>
        </w:rPr>
        <w:t xml:space="preserve"> </w:t>
      </w:r>
      <w:r w:rsidRPr="006F6D70">
        <w:rPr>
          <w:rFonts w:ascii="Times" w:hAnsi="Times"/>
          <w:sz w:val="20"/>
          <w:lang w:val="en-GB"/>
        </w:rPr>
        <w:t xml:space="preserve">WDs and we repeat </w:t>
      </w:r>
      <w:r w:rsidR="00792F60" w:rsidRPr="006F6D70">
        <w:rPr>
          <w:rFonts w:ascii="Times" w:hAnsi="Times"/>
          <w:sz w:val="20"/>
          <w:lang w:val="en-GB"/>
        </w:rPr>
        <w:t>twice</w:t>
      </w:r>
      <w:r w:rsidRPr="006F6D70">
        <w:rPr>
          <w:rFonts w:ascii="Times" w:hAnsi="Times"/>
          <w:sz w:val="20"/>
          <w:lang w:val="en-GB"/>
        </w:rPr>
        <w:t xml:space="preserve"> the steps. In both 4km-grid and 3km-grid, our method shows a great performance.</w:t>
      </w:r>
    </w:p>
    <w:p w14:paraId="6FF81525" w14:textId="77777777" w:rsidR="005002E0" w:rsidRDefault="005002E0" w:rsidP="008847BB">
      <w:pPr>
        <w:tabs>
          <w:tab w:val="left" w:pos="340"/>
        </w:tabs>
        <w:jc w:val="center"/>
        <w:rPr>
          <w:rFonts w:ascii="Times" w:hAnsi="Times"/>
          <w:sz w:val="20"/>
          <w:lang w:val="en-GB"/>
        </w:rPr>
        <w:sectPr w:rsidR="005002E0" w:rsidSect="00D22F91">
          <w:footnotePr>
            <w:pos w:val="beneathText"/>
            <w:numFmt w:val="lowerLetter"/>
          </w:footnotePr>
          <w:type w:val="continuous"/>
          <w:pgSz w:w="11905" w:h="16837" w:code="9"/>
          <w:pgMar w:top="1418" w:right="1077" w:bottom="1134" w:left="1077" w:header="680" w:footer="680" w:gutter="0"/>
          <w:cols w:num="2" w:space="454"/>
          <w:titlePg/>
          <w:docGrid w:linePitch="360"/>
        </w:sectPr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3"/>
        <w:gridCol w:w="3050"/>
        <w:gridCol w:w="3237"/>
      </w:tblGrid>
      <w:tr w:rsidR="005002E0" w14:paraId="731BA48D" w14:textId="77777777" w:rsidTr="008847BB">
        <w:trPr>
          <w:jc w:val="center"/>
        </w:trPr>
        <w:tc>
          <w:tcPr>
            <w:tcW w:w="1546" w:type="dxa"/>
            <w:vAlign w:val="center"/>
          </w:tcPr>
          <w:p w14:paraId="1B502E4B" w14:textId="77777777" w:rsidR="005002E0" w:rsidRDefault="005002E0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6E5180C4" wp14:editId="47C5D5E4">
                  <wp:extent cx="2037030" cy="1394233"/>
                  <wp:effectExtent l="0" t="0" r="0" b="3175"/>
                  <wp:docPr id="15" name="Picture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326" cy="139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0CC4D7" w14:textId="77777777" w:rsidR="005002E0" w:rsidRDefault="005002E0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(a)</w:t>
            </w:r>
          </w:p>
        </w:tc>
        <w:tc>
          <w:tcPr>
            <w:tcW w:w="1546" w:type="dxa"/>
            <w:vAlign w:val="center"/>
          </w:tcPr>
          <w:p w14:paraId="7AE864E3" w14:textId="77777777" w:rsidR="005002E0" w:rsidRDefault="005002E0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BAB5AE2" wp14:editId="47CA356A">
                  <wp:extent cx="1799999" cy="1427218"/>
                  <wp:effectExtent l="0" t="0" r="0" b="0"/>
                  <wp:docPr id="16" name="Picture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2_wind_a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999" cy="1427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3512D" w14:textId="77777777" w:rsidR="005002E0" w:rsidRDefault="005002E0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(b)</w:t>
            </w:r>
          </w:p>
        </w:tc>
        <w:tc>
          <w:tcPr>
            <w:tcW w:w="1546" w:type="dxa"/>
            <w:vAlign w:val="center"/>
          </w:tcPr>
          <w:p w14:paraId="22FDF6CD" w14:textId="77777777" w:rsidR="005002E0" w:rsidRDefault="005002E0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3700EE2" wp14:editId="6CF7B2BD">
                  <wp:extent cx="1918447" cy="1461247"/>
                  <wp:effectExtent l="0" t="0" r="0" b="0"/>
                  <wp:docPr id="17" name="Picture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2_wind_a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980" cy="1486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F1ECF2" w14:textId="77777777" w:rsidR="005002E0" w:rsidRDefault="005002E0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9c)</w:t>
            </w:r>
          </w:p>
        </w:tc>
      </w:tr>
    </w:tbl>
    <w:p w14:paraId="0684AE9C" w14:textId="77777777" w:rsidR="005002E0" w:rsidRDefault="005002E0" w:rsidP="005002E0">
      <w:pPr>
        <w:tabs>
          <w:tab w:val="left" w:pos="340"/>
        </w:tabs>
        <w:rPr>
          <w:rFonts w:ascii="Times New Roman" w:hAnsi="Times New Roman"/>
          <w:b/>
          <w:sz w:val="18"/>
          <w:szCs w:val="18"/>
          <w:lang w:val="en-GB"/>
        </w:rPr>
      </w:pPr>
    </w:p>
    <w:p w14:paraId="2B2B540A" w14:textId="77777777" w:rsidR="005002E0" w:rsidRDefault="005002E0" w:rsidP="005002E0">
      <w:pPr>
        <w:tabs>
          <w:tab w:val="left" w:pos="340"/>
        </w:tabs>
        <w:rPr>
          <w:rFonts w:ascii="Times New Roman" w:hAnsi="Times New Roman"/>
          <w:sz w:val="20"/>
          <w:lang w:val="en-GB"/>
        </w:rPr>
      </w:pPr>
      <w:r w:rsidRPr="00CA1091">
        <w:rPr>
          <w:rFonts w:ascii="Times New Roman" w:hAnsi="Times New Roman"/>
          <w:b/>
          <w:sz w:val="18"/>
          <w:szCs w:val="18"/>
          <w:lang w:val="en-GB"/>
        </w:rPr>
        <w:t>Fig</w:t>
      </w:r>
      <w:r>
        <w:rPr>
          <w:rFonts w:ascii="Times New Roman" w:hAnsi="Times New Roman"/>
          <w:b/>
          <w:sz w:val="18"/>
          <w:szCs w:val="18"/>
          <w:lang w:val="en-GB"/>
        </w:rPr>
        <w:t>ure 2</w:t>
      </w:r>
      <w:r w:rsidRPr="00CA1091">
        <w:rPr>
          <w:rFonts w:ascii="Times New Roman" w:hAnsi="Times New Roman"/>
          <w:b/>
          <w:bCs/>
          <w:sz w:val="18"/>
          <w:szCs w:val="18"/>
          <w:lang w:val="en-GB"/>
        </w:rPr>
        <w:t>.</w:t>
      </w:r>
      <w:ins w:id="35" w:author="杨 超" w:date="2018-09-16T12:48:00Z">
        <w:r w:rsidR="00A20B6D">
          <w:rPr>
            <w:rFonts w:ascii="Times New Roman" w:hAnsi="Times New Roman"/>
            <w:b/>
            <w:bCs/>
            <w:sz w:val="18"/>
            <w:szCs w:val="18"/>
            <w:lang w:val="en-GB"/>
          </w:rPr>
          <w:t xml:space="preserve"> </w:t>
        </w:r>
      </w:ins>
      <w:proofErr w:type="gramStart"/>
      <w:r w:rsidRPr="00DD6A9D">
        <w:rPr>
          <w:rFonts w:ascii="Times New Roman" w:hAnsi="Times New Roman"/>
          <w:sz w:val="18"/>
          <w:szCs w:val="18"/>
          <w:lang w:val="en-GB"/>
        </w:rPr>
        <w:t>(</w:t>
      </w:r>
      <w:proofErr w:type="gramEnd"/>
      <w:r w:rsidRPr="00DD6A9D">
        <w:rPr>
          <w:rFonts w:ascii="Times New Roman" w:hAnsi="Times New Roman"/>
          <w:sz w:val="18"/>
          <w:szCs w:val="18"/>
          <w:lang w:val="en-GB"/>
        </w:rPr>
        <w:t>a) The second SAR image listed in Tabel1 in VV polarization with a resolution of 20m. (b) The WDs computed from 10m pixels on a 4km grid by FFT in white color and our method in green color on a 37km by 33km sub-image that is indicated by green box in (a). (c)The WDs computed on a 3km grid by FFT in white color and our method in green color.</w:t>
      </w:r>
      <w:r>
        <w:rPr>
          <w:rFonts w:ascii="Times New Roman" w:hAnsi="Times New Roman"/>
          <w:sz w:val="18"/>
          <w:szCs w:val="18"/>
          <w:lang w:val="en-GB"/>
        </w:rPr>
        <w:t xml:space="preserve"> The blue arrow </w:t>
      </w:r>
      <w:ins w:id="36" w:author="杨 超" w:date="2018-09-16T12:47:00Z">
        <w:r w:rsidR="00A20B6D">
          <w:rPr>
            <w:rFonts w:ascii="Times New Roman" w:hAnsi="Times New Roman"/>
            <w:sz w:val="18"/>
            <w:szCs w:val="18"/>
            <w:lang w:val="en-GB"/>
          </w:rPr>
          <w:t xml:space="preserve">at left-button area </w:t>
        </w:r>
      </w:ins>
      <w:r>
        <w:rPr>
          <w:rFonts w:ascii="Times New Roman" w:hAnsi="Times New Roman"/>
          <w:sz w:val="18"/>
          <w:szCs w:val="18"/>
          <w:lang w:val="en-GB"/>
        </w:rPr>
        <w:t>is WD from buoy ‘plsf1’ at the</w:t>
      </w:r>
      <w:r w:rsidRPr="00A166EB">
        <w:rPr>
          <w:rFonts w:ascii="Times New Roman" w:hAnsi="Times New Roman"/>
          <w:sz w:val="18"/>
          <w:szCs w:val="18"/>
          <w:lang w:val="en-GB"/>
        </w:rPr>
        <w:t xml:space="preserve"> corresponding</w:t>
      </w:r>
      <w:r w:rsidR="00A87E57">
        <w:rPr>
          <w:rFonts w:ascii="Times New Roman" w:hAnsi="Times New Roman"/>
          <w:sz w:val="18"/>
          <w:szCs w:val="18"/>
          <w:lang w:val="en-GB"/>
        </w:rPr>
        <w:t xml:space="preserve"> </w:t>
      </w:r>
      <w:r>
        <w:rPr>
          <w:rFonts w:ascii="Times New Roman" w:hAnsi="Times New Roman" w:hint="eastAsia"/>
          <w:sz w:val="18"/>
          <w:szCs w:val="18"/>
          <w:lang w:val="en-GB" w:eastAsia="zh-CN"/>
        </w:rPr>
        <w:t>time</w:t>
      </w:r>
      <w:r>
        <w:rPr>
          <w:rFonts w:ascii="Times New Roman" w:hAnsi="Times New Roman"/>
          <w:sz w:val="18"/>
          <w:szCs w:val="18"/>
          <w:lang w:val="en-GB" w:eastAsia="zh-CN"/>
        </w:rPr>
        <w:t>.</w:t>
      </w:r>
    </w:p>
    <w:p w14:paraId="3843D468" w14:textId="77777777" w:rsidR="005002E0" w:rsidRDefault="005002E0" w:rsidP="005002E0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</w:p>
    <w:p w14:paraId="1D386C48" w14:textId="77777777" w:rsidR="005002E0" w:rsidRDefault="005002E0" w:rsidP="002E2B32">
      <w:pPr>
        <w:tabs>
          <w:tab w:val="left" w:pos="340"/>
        </w:tabs>
        <w:ind w:firstLine="284"/>
        <w:jc w:val="both"/>
        <w:rPr>
          <w:rFonts w:ascii="Times" w:hAnsi="Times"/>
          <w:sz w:val="20"/>
          <w:lang w:val="en-GB"/>
        </w:rPr>
        <w:sectPr w:rsidR="005002E0" w:rsidSect="008847BB">
          <w:footnotePr>
            <w:pos w:val="beneathText"/>
            <w:numFmt w:val="lowerLetter"/>
          </w:footnotePr>
          <w:type w:val="continuous"/>
          <w:pgSz w:w="11905" w:h="16837" w:code="9"/>
          <w:pgMar w:top="1418" w:right="1077" w:bottom="1134" w:left="1077" w:header="680" w:footer="680" w:gutter="0"/>
          <w:cols w:space="454"/>
          <w:titlePg/>
          <w:docGrid w:linePitch="360"/>
        </w:sectPr>
      </w:pPr>
    </w:p>
    <w:p w14:paraId="189EB91C" w14:textId="77777777" w:rsidR="00BA7C59" w:rsidRDefault="00557009" w:rsidP="00D12903">
      <w:pPr>
        <w:tabs>
          <w:tab w:val="left" w:pos="340"/>
        </w:tabs>
        <w:ind w:firstLineChars="142" w:firstLine="284"/>
        <w:jc w:val="both"/>
        <w:rPr>
          <w:rFonts w:ascii="Times" w:hAnsi="Times"/>
          <w:sz w:val="20"/>
          <w:lang w:val="en-GB"/>
        </w:rPr>
      </w:pPr>
      <w:r>
        <w:rPr>
          <w:rFonts w:ascii="Times" w:hAnsi="Times"/>
          <w:sz w:val="20"/>
          <w:lang w:val="en-GB"/>
        </w:rPr>
        <w:t xml:space="preserve">In fact, </w:t>
      </w:r>
      <w:r w:rsidRPr="002E5715">
        <w:rPr>
          <w:rFonts w:ascii="Times" w:hAnsi="Times"/>
          <w:sz w:val="20"/>
          <w:lang w:val="en-GB"/>
        </w:rPr>
        <w:t>CMF is always effective when over 50% of the FFT</w:t>
      </w:r>
      <w:r>
        <w:rPr>
          <w:rFonts w:ascii="Times" w:hAnsi="Times"/>
          <w:sz w:val="20"/>
          <w:lang w:val="en-GB"/>
        </w:rPr>
        <w:t>-</w:t>
      </w:r>
      <w:r w:rsidRPr="002E5715">
        <w:rPr>
          <w:rFonts w:ascii="Times" w:hAnsi="Times"/>
          <w:sz w:val="20"/>
          <w:lang w:val="en-GB"/>
        </w:rPr>
        <w:t>retrieved WDs are right</w:t>
      </w:r>
      <w:r>
        <w:rPr>
          <w:rFonts w:ascii="Times" w:hAnsi="Times"/>
          <w:sz w:val="20"/>
          <w:lang w:val="en-GB"/>
        </w:rPr>
        <w:t>. However,</w:t>
      </w:r>
      <w:r w:rsidRPr="002E5715">
        <w:rPr>
          <w:rFonts w:ascii="Times" w:hAnsi="Times"/>
          <w:sz w:val="20"/>
          <w:lang w:val="en-GB"/>
        </w:rPr>
        <w:t xml:space="preserve"> wavelength of</w:t>
      </w:r>
      <w:r w:rsidR="00A87E57">
        <w:rPr>
          <w:rFonts w:ascii="Times" w:hAnsi="Times"/>
          <w:sz w:val="20"/>
          <w:lang w:val="en-GB"/>
        </w:rPr>
        <w:t xml:space="preserve"> </w:t>
      </w:r>
      <w:r w:rsidR="005D0904">
        <w:rPr>
          <w:rFonts w:ascii="Times" w:hAnsi="Times"/>
          <w:sz w:val="20"/>
          <w:lang w:val="en-GB"/>
        </w:rPr>
        <w:t xml:space="preserve">wind </w:t>
      </w:r>
      <w:r w:rsidR="005D0904" w:rsidRPr="002E5715">
        <w:rPr>
          <w:rFonts w:ascii="Times" w:hAnsi="Times"/>
          <w:sz w:val="20"/>
          <w:lang w:val="en-GB"/>
        </w:rPr>
        <w:t>streak</w:t>
      </w:r>
      <w:r w:rsidR="00A87E57">
        <w:rPr>
          <w:rFonts w:ascii="Times" w:hAnsi="Times"/>
          <w:sz w:val="20"/>
          <w:lang w:val="en-GB"/>
        </w:rPr>
        <w:t xml:space="preserve"> </w:t>
      </w:r>
      <w:r w:rsidR="002E5715" w:rsidRPr="002E5715">
        <w:rPr>
          <w:rFonts w:ascii="Times" w:hAnsi="Times"/>
          <w:sz w:val="20"/>
          <w:lang w:val="en-GB"/>
        </w:rPr>
        <w:t>is between 500m and 1500m</w:t>
      </w:r>
      <w:r w:rsidR="00A87E57">
        <w:rPr>
          <w:rFonts w:ascii="Times" w:hAnsi="Times"/>
          <w:sz w:val="20"/>
          <w:lang w:val="en-GB"/>
        </w:rPr>
        <w:t xml:space="preserve"> </w:t>
      </w:r>
      <w:r w:rsidR="00642C48">
        <w:rPr>
          <w:rFonts w:ascii="Times" w:hAnsi="Times"/>
          <w:sz w:val="20"/>
          <w:lang w:val="en-GB"/>
        </w:rPr>
        <w:t>[5</w:t>
      </w:r>
      <w:r w:rsidR="002E5715" w:rsidRPr="002E5715">
        <w:rPr>
          <w:rFonts w:ascii="Times" w:hAnsi="Times"/>
          <w:sz w:val="20"/>
          <w:lang w:val="en-GB"/>
        </w:rPr>
        <w:t>]. When retriev</w:t>
      </w:r>
      <w:r w:rsidR="00BA691F">
        <w:rPr>
          <w:rFonts w:ascii="Times" w:hAnsi="Times" w:hint="eastAsia"/>
          <w:sz w:val="20"/>
          <w:lang w:val="en-GB" w:eastAsia="zh-CN"/>
        </w:rPr>
        <w:t>ing</w:t>
      </w:r>
      <w:r w:rsidR="002E5715" w:rsidRPr="002E5715">
        <w:rPr>
          <w:rFonts w:ascii="Times" w:hAnsi="Times"/>
          <w:sz w:val="20"/>
          <w:lang w:val="en-GB"/>
        </w:rPr>
        <w:t xml:space="preserve"> WDs from smaller regio</w:t>
      </w:r>
      <w:r w:rsidR="002E5715">
        <w:rPr>
          <w:rFonts w:ascii="Times" w:hAnsi="Times"/>
          <w:sz w:val="20"/>
          <w:lang w:val="en-GB"/>
        </w:rPr>
        <w:t>n</w:t>
      </w:r>
      <w:r w:rsidR="00BA691F">
        <w:rPr>
          <w:rFonts w:ascii="Times" w:hAnsi="Times" w:hint="eastAsia"/>
          <w:sz w:val="20"/>
          <w:lang w:val="en-GB" w:eastAsia="zh-CN"/>
        </w:rPr>
        <w:t>s</w:t>
      </w:r>
      <w:r w:rsidR="002E5715">
        <w:rPr>
          <w:rFonts w:ascii="Times" w:hAnsi="Times"/>
          <w:sz w:val="20"/>
          <w:lang w:val="en-GB"/>
        </w:rPr>
        <w:t>, t</w:t>
      </w:r>
      <w:r w:rsidR="002E5715" w:rsidRPr="002E5715">
        <w:rPr>
          <w:rFonts w:ascii="Times" w:hAnsi="Times"/>
          <w:sz w:val="20"/>
          <w:lang w:val="en-GB"/>
        </w:rPr>
        <w:t>he wind information can’t be acquired from speckle domain of SAR image. Therefore, it’s more dif</w:t>
      </w:r>
      <w:r w:rsidR="002E5715" w:rsidRPr="002E5715">
        <w:rPr>
          <w:rFonts w:ascii="Times New Roman" w:hAnsi="Times New Roman" w:cs="Times New Roman"/>
          <w:sz w:val="20"/>
          <w:lang w:val="en-GB"/>
        </w:rPr>
        <w:t>ﬁ</w:t>
      </w:r>
      <w:r w:rsidR="002E5715" w:rsidRPr="002E5715">
        <w:rPr>
          <w:rFonts w:ascii="Times" w:hAnsi="Times"/>
          <w:sz w:val="20"/>
          <w:lang w:val="en-GB"/>
        </w:rPr>
        <w:t xml:space="preserve">cult to retrieve WD when the grids become smaller. In Figure 3, the FFT-retrieved WDs in white color are shown on a 1km grid and the results of our method in green color has changed the mostly wrong directions. However, </w:t>
      </w:r>
      <w:r w:rsidR="00923740">
        <w:rPr>
          <w:rFonts w:ascii="Times" w:hAnsi="Times"/>
          <w:sz w:val="20"/>
          <w:lang w:val="en-GB"/>
        </w:rPr>
        <w:t xml:space="preserve">as there are </w:t>
      </w:r>
      <w:r w:rsidR="00923740" w:rsidRPr="002E5715">
        <w:rPr>
          <w:rFonts w:ascii="Times" w:hAnsi="Times"/>
          <w:sz w:val="20"/>
          <w:lang w:val="en-GB"/>
        </w:rPr>
        <w:t>too many</w:t>
      </w:r>
      <w:r w:rsidR="00A87E57">
        <w:rPr>
          <w:rFonts w:ascii="Times" w:hAnsi="Times"/>
          <w:sz w:val="20"/>
          <w:lang w:val="en-GB"/>
        </w:rPr>
        <w:t xml:space="preserve"> </w:t>
      </w:r>
      <w:r w:rsidR="002E5715" w:rsidRPr="002E5715">
        <w:rPr>
          <w:rFonts w:ascii="Times" w:hAnsi="Times"/>
          <w:sz w:val="20"/>
          <w:lang w:val="en-GB"/>
        </w:rPr>
        <w:t>impulses</w:t>
      </w:r>
      <w:r w:rsidR="00923740">
        <w:rPr>
          <w:rFonts w:ascii="Times" w:hAnsi="Times"/>
          <w:sz w:val="20"/>
          <w:lang w:val="en-GB"/>
        </w:rPr>
        <w:t>, it is difficult to rectify all of them</w:t>
      </w:r>
      <w:r w:rsidR="007A1A29">
        <w:rPr>
          <w:rFonts w:ascii="Times" w:hAnsi="Times"/>
          <w:sz w:val="20"/>
          <w:lang w:val="en-GB"/>
        </w:rPr>
        <w:t xml:space="preserve">. </w:t>
      </w:r>
      <w:r w:rsidR="00923740">
        <w:rPr>
          <w:rFonts w:ascii="Times" w:hAnsi="Times"/>
          <w:sz w:val="20"/>
          <w:lang w:val="en-GB"/>
        </w:rPr>
        <w:t>Consequently</w:t>
      </w:r>
      <w:r w:rsidR="007A1A29">
        <w:rPr>
          <w:rFonts w:ascii="Times" w:hAnsi="Times"/>
          <w:sz w:val="20"/>
          <w:lang w:val="en-GB"/>
        </w:rPr>
        <w:t>, the effectiv</w:t>
      </w:r>
      <w:r w:rsidR="004175FD">
        <w:rPr>
          <w:rFonts w:ascii="Times" w:hAnsi="Times"/>
          <w:sz w:val="20"/>
          <w:lang w:val="en-GB"/>
        </w:rPr>
        <w:t>eness</w:t>
      </w:r>
      <w:r w:rsidR="002E5715" w:rsidRPr="002E5715">
        <w:rPr>
          <w:rFonts w:ascii="Times" w:hAnsi="Times"/>
          <w:sz w:val="20"/>
          <w:lang w:val="en-GB"/>
        </w:rPr>
        <w:t xml:space="preserve"> of our method is limited by the weakness of FFT.</w:t>
      </w:r>
    </w:p>
    <w:p w14:paraId="1C302E6E" w14:textId="77777777" w:rsidR="00BA7C59" w:rsidRDefault="00DD6A9D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>
        <w:rPr>
          <w:noProof/>
          <w:lang w:val="en-US" w:eastAsia="zh-CN"/>
        </w:rPr>
        <w:drawing>
          <wp:inline distT="0" distB="0" distL="0" distR="0" wp14:anchorId="7590F72A" wp14:editId="556705DC">
            <wp:extent cx="2951480" cy="1967653"/>
            <wp:effectExtent l="0" t="0" r="0" b="1270"/>
            <wp:docPr id="7" name="Picture" descr="The FFT-retrieved WDs in white color and WDs from our method in green color on a 1km grid on the sub-imge in Figure [fig:2]b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_wind_a_1_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1967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7201D5" w14:textId="77777777" w:rsidR="00BA7C59" w:rsidRDefault="00BA7C59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CA1091">
        <w:rPr>
          <w:rFonts w:ascii="Times New Roman" w:hAnsi="Times New Roman"/>
          <w:b/>
          <w:sz w:val="18"/>
          <w:szCs w:val="18"/>
          <w:lang w:val="en-GB"/>
        </w:rPr>
        <w:t>Fig</w:t>
      </w:r>
      <w:r>
        <w:rPr>
          <w:rFonts w:ascii="Times New Roman" w:hAnsi="Times New Roman"/>
          <w:b/>
          <w:sz w:val="18"/>
          <w:szCs w:val="18"/>
          <w:lang w:val="en-GB"/>
        </w:rPr>
        <w:t>ure</w:t>
      </w:r>
      <w:r w:rsidRPr="00CA1091">
        <w:rPr>
          <w:rFonts w:ascii="Times New Roman" w:hAnsi="Times New Roman"/>
          <w:b/>
          <w:sz w:val="18"/>
          <w:szCs w:val="18"/>
          <w:lang w:val="en-GB"/>
        </w:rPr>
        <w:t xml:space="preserve"> 1</w:t>
      </w:r>
      <w:r w:rsidRPr="00CA1091">
        <w:rPr>
          <w:rFonts w:ascii="Times New Roman" w:hAnsi="Times New Roman"/>
          <w:b/>
          <w:bCs/>
          <w:sz w:val="18"/>
          <w:szCs w:val="18"/>
          <w:lang w:val="en-GB"/>
        </w:rPr>
        <w:t>.</w:t>
      </w:r>
      <w:ins w:id="37" w:author="杨 超" w:date="2018-09-16T12:47:00Z">
        <w:r w:rsidR="00A87E57">
          <w:rPr>
            <w:rFonts w:ascii="Times New Roman" w:hAnsi="Times New Roman"/>
            <w:b/>
            <w:bCs/>
            <w:sz w:val="18"/>
            <w:szCs w:val="18"/>
            <w:lang w:val="en-GB"/>
          </w:rPr>
          <w:t xml:space="preserve"> </w:t>
        </w:r>
      </w:ins>
      <w:r w:rsidR="00DD6A9D" w:rsidRPr="00DD6A9D">
        <w:rPr>
          <w:rFonts w:ascii="Times New Roman" w:hAnsi="Times New Roman"/>
          <w:sz w:val="18"/>
          <w:szCs w:val="18"/>
          <w:lang w:val="en-GB"/>
        </w:rPr>
        <w:t>The FFT-retrieved WDs in white color and WDs from our method in green color on a 1km grid o</w:t>
      </w:r>
      <w:r w:rsidR="00DD6A9D">
        <w:rPr>
          <w:rFonts w:ascii="Times New Roman" w:hAnsi="Times New Roman"/>
          <w:sz w:val="18"/>
          <w:szCs w:val="18"/>
          <w:lang w:val="en-GB"/>
        </w:rPr>
        <w:t>n the sub-</w:t>
      </w:r>
      <w:r w:rsidR="00AC45DA">
        <w:rPr>
          <w:rFonts w:ascii="Times New Roman" w:hAnsi="Times New Roman"/>
          <w:sz w:val="18"/>
          <w:szCs w:val="18"/>
          <w:lang w:val="en-GB"/>
        </w:rPr>
        <w:t>image</w:t>
      </w:r>
      <w:r w:rsidR="00DD6A9D">
        <w:rPr>
          <w:rFonts w:ascii="Times New Roman" w:hAnsi="Times New Roman"/>
          <w:sz w:val="18"/>
          <w:szCs w:val="18"/>
          <w:lang w:val="en-GB"/>
        </w:rPr>
        <w:t xml:space="preserve"> in Figure 2</w:t>
      </w:r>
      <w:r w:rsidR="00DD6A9D" w:rsidRPr="00DD6A9D">
        <w:rPr>
          <w:rFonts w:ascii="Times New Roman" w:hAnsi="Times New Roman"/>
          <w:sz w:val="18"/>
          <w:szCs w:val="18"/>
          <w:lang w:val="en-GB"/>
        </w:rPr>
        <w:t>b</w:t>
      </w:r>
      <w:r w:rsidR="005B0EC4">
        <w:rPr>
          <w:rFonts w:ascii="Times New Roman" w:hAnsi="Times New Roman"/>
          <w:sz w:val="18"/>
          <w:szCs w:val="18"/>
          <w:lang w:val="en-GB"/>
        </w:rPr>
        <w:t>.</w:t>
      </w:r>
    </w:p>
    <w:p w14:paraId="53BD3A58" w14:textId="77777777" w:rsidR="00792F60" w:rsidRPr="00CA1091" w:rsidRDefault="00792F60" w:rsidP="00792F60">
      <w:pPr>
        <w:spacing w:before="340" w:after="170"/>
        <w:jc w:val="both"/>
        <w:rPr>
          <w:rFonts w:ascii="Arial" w:hAnsi="Arial" w:cs="Arial"/>
          <w:b/>
          <w:szCs w:val="24"/>
          <w:lang w:val="en-GB"/>
        </w:rPr>
      </w:pPr>
      <w:r>
        <w:rPr>
          <w:rFonts w:ascii="Arial" w:hAnsi="Arial" w:cs="Arial"/>
          <w:b/>
          <w:szCs w:val="24"/>
          <w:lang w:val="en-GB"/>
        </w:rPr>
        <w:t>5</w:t>
      </w:r>
      <w:r w:rsidR="00A87E57">
        <w:rPr>
          <w:rFonts w:ascii="Arial" w:hAnsi="Arial" w:cs="Arial"/>
          <w:b/>
          <w:szCs w:val="24"/>
          <w:lang w:val="en-GB"/>
        </w:rPr>
        <w:t xml:space="preserve"> </w:t>
      </w:r>
      <w:r>
        <w:rPr>
          <w:rFonts w:ascii="Arial" w:hAnsi="Arial" w:cs="Arial"/>
          <w:b/>
          <w:szCs w:val="24"/>
          <w:lang w:val="en-GB"/>
        </w:rPr>
        <w:t>Conclusion</w:t>
      </w:r>
    </w:p>
    <w:p w14:paraId="1D742673" w14:textId="77777777" w:rsidR="00792F60" w:rsidRPr="00792F60" w:rsidRDefault="00792F60" w:rsidP="00792F60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commentRangeStart w:id="38"/>
      <w:r w:rsidRPr="00792F60">
        <w:rPr>
          <w:rFonts w:ascii="Times" w:hAnsi="Times"/>
          <w:sz w:val="20"/>
          <w:lang w:val="en-GB"/>
        </w:rPr>
        <w:t xml:space="preserve">In this paper, we </w:t>
      </w:r>
      <w:r w:rsidR="00B04244">
        <w:rPr>
          <w:rFonts w:ascii="Times" w:hAnsi="Times" w:hint="eastAsia"/>
          <w:sz w:val="20"/>
          <w:lang w:val="en-GB" w:eastAsia="zh-CN"/>
        </w:rPr>
        <w:t xml:space="preserve">have </w:t>
      </w:r>
      <w:del w:id="39" w:author="杨 超" w:date="2018-09-16T12:43:00Z">
        <w:r w:rsidR="00A87E57" w:rsidRPr="00792F60" w:rsidDel="00A87E57">
          <w:rPr>
            <w:rFonts w:ascii="Times" w:hAnsi="Times"/>
            <w:sz w:val="20"/>
            <w:lang w:val="en-GB"/>
          </w:rPr>
          <w:delText>concentrate</w:delText>
        </w:r>
      </w:del>
      <w:ins w:id="40" w:author="杨 超" w:date="2018-09-16T12:43:00Z">
        <w:r w:rsidR="00A87E57" w:rsidRPr="00792F60">
          <w:rPr>
            <w:rFonts w:ascii="Times" w:hAnsi="Times"/>
            <w:sz w:val="20"/>
            <w:lang w:val="en-GB"/>
          </w:rPr>
          <w:t>concentrated</w:t>
        </w:r>
      </w:ins>
      <w:r w:rsidRPr="00792F60">
        <w:rPr>
          <w:rFonts w:ascii="Times" w:hAnsi="Times"/>
          <w:sz w:val="20"/>
          <w:lang w:val="en-GB"/>
        </w:rPr>
        <w:t xml:space="preserve"> on improving accuracy of FFT-retrieved WDs filed</w:t>
      </w:r>
      <w:commentRangeEnd w:id="38"/>
      <w:r w:rsidR="00A1055B">
        <w:rPr>
          <w:rStyle w:val="af1"/>
        </w:rPr>
        <w:commentReference w:id="38"/>
      </w:r>
      <w:r w:rsidRPr="00792F60">
        <w:rPr>
          <w:rFonts w:ascii="Times" w:hAnsi="Times"/>
          <w:sz w:val="20"/>
          <w:lang w:val="en-GB"/>
        </w:rPr>
        <w:t xml:space="preserve"> retrieved from SAR VV-polarized image by combining the FFT-retrieved directions and LG-retrieved directions. Considering the </w:t>
      </w:r>
      <w:r w:rsidR="00BA7C59" w:rsidRPr="00792F60">
        <w:rPr>
          <w:rFonts w:ascii="Times" w:hAnsi="Times"/>
          <w:sz w:val="20"/>
          <w:lang w:val="en-GB"/>
        </w:rPr>
        <w:t>information</w:t>
      </w:r>
      <w:r w:rsidRPr="00792F60">
        <w:rPr>
          <w:rFonts w:ascii="Times" w:hAnsi="Times"/>
          <w:sz w:val="20"/>
          <w:lang w:val="en-GB"/>
        </w:rPr>
        <w:t xml:space="preserve"> of </w:t>
      </w:r>
      <w:commentRangeStart w:id="41"/>
      <w:r w:rsidRPr="00792F60">
        <w:rPr>
          <w:rFonts w:ascii="Times" w:hAnsi="Times"/>
          <w:sz w:val="20"/>
          <w:lang w:val="en-GB"/>
        </w:rPr>
        <w:t>frequency</w:t>
      </w:r>
      <w:commentRangeEnd w:id="41"/>
      <w:r w:rsidR="00A1055B">
        <w:rPr>
          <w:rStyle w:val="af1"/>
        </w:rPr>
        <w:commentReference w:id="41"/>
      </w:r>
      <w:r w:rsidRPr="00792F60">
        <w:rPr>
          <w:rFonts w:ascii="Times" w:hAnsi="Times"/>
          <w:sz w:val="20"/>
          <w:lang w:val="en-GB"/>
        </w:rPr>
        <w:t xml:space="preserve"> domain and spatial domain, A modified CMF </w:t>
      </w:r>
      <w:r w:rsidR="00B04244">
        <w:rPr>
          <w:rFonts w:ascii="Times" w:hAnsi="Times" w:hint="eastAsia"/>
          <w:sz w:val="20"/>
          <w:lang w:val="en-GB" w:eastAsia="zh-CN"/>
        </w:rPr>
        <w:t>has been</w:t>
      </w:r>
      <w:r w:rsidR="00B04244" w:rsidRPr="00792F60">
        <w:rPr>
          <w:rFonts w:ascii="Times" w:hAnsi="Times"/>
          <w:sz w:val="20"/>
          <w:lang w:val="en-GB"/>
        </w:rPr>
        <w:t xml:space="preserve"> </w:t>
      </w:r>
      <w:r w:rsidRPr="00792F60">
        <w:rPr>
          <w:rFonts w:ascii="Times" w:hAnsi="Times"/>
          <w:sz w:val="20"/>
          <w:lang w:val="en-GB"/>
        </w:rPr>
        <w:t>proposed.</w:t>
      </w:r>
    </w:p>
    <w:p w14:paraId="0BF3D383" w14:textId="77777777" w:rsidR="00792F60" w:rsidRPr="00792F60" w:rsidRDefault="00792F60" w:rsidP="00792F60">
      <w:pPr>
        <w:tabs>
          <w:tab w:val="left" w:pos="340"/>
        </w:tabs>
        <w:ind w:firstLineChars="142" w:firstLine="284"/>
        <w:jc w:val="both"/>
        <w:rPr>
          <w:rFonts w:ascii="Times" w:hAnsi="Times"/>
          <w:sz w:val="20"/>
          <w:lang w:val="en-GB"/>
        </w:rPr>
      </w:pPr>
      <w:r w:rsidRPr="00792F60">
        <w:rPr>
          <w:rFonts w:ascii="Times" w:hAnsi="Times"/>
          <w:sz w:val="20"/>
          <w:lang w:val="en-GB"/>
        </w:rPr>
        <w:t xml:space="preserve">In this work, we </w:t>
      </w:r>
      <w:r w:rsidR="00B04244">
        <w:rPr>
          <w:rFonts w:ascii="Times" w:hAnsi="Times" w:hint="eastAsia"/>
          <w:sz w:val="20"/>
          <w:lang w:val="en-GB" w:eastAsia="zh-CN"/>
        </w:rPr>
        <w:t xml:space="preserve">have </w:t>
      </w:r>
      <w:r w:rsidRPr="00792F60">
        <w:rPr>
          <w:rFonts w:ascii="Times" w:hAnsi="Times"/>
          <w:sz w:val="20"/>
          <w:lang w:val="en-GB"/>
        </w:rPr>
        <w:t xml:space="preserve">modified CMF to select the WDs that is closest to the </w:t>
      </w:r>
      <w:r w:rsidR="00BA7C59" w:rsidRPr="00792F60">
        <w:rPr>
          <w:rFonts w:ascii="Times" w:hAnsi="Times"/>
          <w:sz w:val="20"/>
          <w:lang w:val="en-GB"/>
        </w:rPr>
        <w:t>true</w:t>
      </w:r>
      <w:r w:rsidRPr="00792F60">
        <w:rPr>
          <w:rFonts w:ascii="Times" w:hAnsi="Times"/>
          <w:sz w:val="20"/>
          <w:lang w:val="en-GB"/>
        </w:rPr>
        <w:t xml:space="preserve"> WDs from FFT-retrieved WDs and LG-retrieved WDs. Two VV-polarized SAR image from Sentinel-1 IW mode </w:t>
      </w:r>
      <w:r w:rsidR="00B04244">
        <w:rPr>
          <w:rFonts w:ascii="Times" w:hAnsi="Times" w:hint="eastAsia"/>
          <w:sz w:val="20"/>
          <w:lang w:val="en-GB" w:eastAsia="zh-CN"/>
        </w:rPr>
        <w:t>have been</w:t>
      </w:r>
      <w:r w:rsidR="00B04244" w:rsidRPr="00792F60">
        <w:rPr>
          <w:rFonts w:ascii="Times" w:hAnsi="Times"/>
          <w:sz w:val="20"/>
          <w:lang w:val="en-GB"/>
        </w:rPr>
        <w:t xml:space="preserve"> </w:t>
      </w:r>
      <w:r w:rsidRPr="00792F60">
        <w:rPr>
          <w:rFonts w:ascii="Times" w:hAnsi="Times"/>
          <w:sz w:val="20"/>
          <w:lang w:val="en-GB"/>
        </w:rPr>
        <w:t xml:space="preserve">used to validate our method and the results show the </w:t>
      </w:r>
      <w:r w:rsidR="00BA7C59" w:rsidRPr="00792F60">
        <w:rPr>
          <w:rFonts w:ascii="Times" w:hAnsi="Times"/>
          <w:sz w:val="20"/>
          <w:lang w:val="en-GB"/>
        </w:rPr>
        <w:t>effective</w:t>
      </w:r>
      <w:r w:rsidRPr="00792F60">
        <w:rPr>
          <w:rFonts w:ascii="Times" w:hAnsi="Times"/>
          <w:sz w:val="20"/>
          <w:lang w:val="en-GB"/>
        </w:rPr>
        <w:t xml:space="preserve">. Besides, we </w:t>
      </w:r>
      <w:r w:rsidR="00B04244">
        <w:rPr>
          <w:rFonts w:ascii="Times" w:hAnsi="Times" w:hint="eastAsia"/>
          <w:sz w:val="20"/>
          <w:lang w:val="en-GB" w:eastAsia="zh-CN"/>
        </w:rPr>
        <w:t xml:space="preserve">have </w:t>
      </w:r>
      <w:r w:rsidR="00A87E57" w:rsidRPr="00792F60">
        <w:rPr>
          <w:rFonts w:ascii="Times" w:hAnsi="Times"/>
          <w:sz w:val="20"/>
          <w:lang w:val="en-GB"/>
        </w:rPr>
        <w:t>analy</w:t>
      </w:r>
      <w:r w:rsidR="00A87E57">
        <w:rPr>
          <w:rFonts w:ascii="Times" w:hAnsi="Times"/>
          <w:sz w:val="20"/>
          <w:lang w:val="en-GB" w:eastAsia="zh-CN"/>
        </w:rPr>
        <w:t>sed</w:t>
      </w:r>
      <w:r w:rsidRPr="00792F60">
        <w:rPr>
          <w:rFonts w:ascii="Times" w:hAnsi="Times"/>
          <w:sz w:val="20"/>
          <w:lang w:val="en-GB"/>
        </w:rPr>
        <w:t xml:space="preserve"> the performance of our </w:t>
      </w:r>
      <w:r w:rsidRPr="00792F60">
        <w:rPr>
          <w:rFonts w:ascii="Times" w:hAnsi="Times"/>
          <w:sz w:val="20"/>
          <w:lang w:val="en-GB"/>
        </w:rPr>
        <w:t xml:space="preserve">method </w:t>
      </w:r>
      <w:r w:rsidR="00A1055B">
        <w:rPr>
          <w:rFonts w:ascii="Times" w:hAnsi="Times" w:hint="eastAsia"/>
          <w:sz w:val="20"/>
          <w:lang w:val="en-GB" w:eastAsia="zh-CN"/>
        </w:rPr>
        <w:t>at</w:t>
      </w:r>
      <w:r w:rsidR="00A87E57">
        <w:rPr>
          <w:rFonts w:ascii="Times" w:hAnsi="Times"/>
          <w:sz w:val="20"/>
          <w:lang w:val="en-GB" w:eastAsia="zh-CN"/>
        </w:rPr>
        <w:t xml:space="preserve"> </w:t>
      </w:r>
      <w:r w:rsidRPr="00792F60">
        <w:rPr>
          <w:rFonts w:ascii="Times" w:hAnsi="Times"/>
          <w:sz w:val="20"/>
          <w:lang w:val="en-GB"/>
        </w:rPr>
        <w:t>different WDs resolution</w:t>
      </w:r>
      <w:r w:rsidR="00A1055B">
        <w:rPr>
          <w:rFonts w:ascii="Times" w:hAnsi="Times" w:hint="eastAsia"/>
          <w:sz w:val="20"/>
          <w:lang w:val="en-GB" w:eastAsia="zh-CN"/>
        </w:rPr>
        <w:t>s</w:t>
      </w:r>
      <w:r w:rsidRPr="00792F60">
        <w:rPr>
          <w:rFonts w:ascii="Times" w:hAnsi="Times"/>
          <w:sz w:val="20"/>
          <w:lang w:val="en-GB"/>
        </w:rPr>
        <w:t xml:space="preserve">. Since </w:t>
      </w:r>
      <w:r w:rsidR="00A1055B">
        <w:rPr>
          <w:rFonts w:ascii="Times" w:hAnsi="Times" w:hint="eastAsia"/>
          <w:sz w:val="20"/>
          <w:lang w:val="en-GB" w:eastAsia="zh-CN"/>
        </w:rPr>
        <w:t xml:space="preserve">the </w:t>
      </w:r>
      <w:r w:rsidRPr="00792F60">
        <w:rPr>
          <w:rFonts w:ascii="Times" w:hAnsi="Times"/>
          <w:sz w:val="20"/>
          <w:lang w:val="en-GB"/>
        </w:rPr>
        <w:t>wavelength of wind streaks is between 500m and 1500m, the resolution of FFT-retrieved WDs is limited. With the WDs resolution increase</w:t>
      </w:r>
      <w:r w:rsidR="00A1055B">
        <w:rPr>
          <w:rFonts w:ascii="Times" w:hAnsi="Times" w:hint="eastAsia"/>
          <w:sz w:val="20"/>
          <w:lang w:val="en-GB" w:eastAsia="zh-CN"/>
        </w:rPr>
        <w:t>s</w:t>
      </w:r>
      <w:r w:rsidRPr="00792F60">
        <w:rPr>
          <w:rFonts w:ascii="Times" w:hAnsi="Times"/>
          <w:sz w:val="20"/>
          <w:lang w:val="en-GB"/>
        </w:rPr>
        <w:t xml:space="preserve">, it’s more and more difficult to </w:t>
      </w:r>
      <w:r w:rsidR="00BA7C59" w:rsidRPr="00792F60">
        <w:rPr>
          <w:rFonts w:ascii="Times" w:hAnsi="Times"/>
          <w:sz w:val="20"/>
          <w:lang w:val="en-GB"/>
        </w:rPr>
        <w:t>retrieve</w:t>
      </w:r>
      <w:r w:rsidRPr="00792F60">
        <w:rPr>
          <w:rFonts w:ascii="Times" w:hAnsi="Times"/>
          <w:sz w:val="20"/>
          <w:lang w:val="en-GB"/>
        </w:rPr>
        <w:t xml:space="preserve"> WDs filed using our method, which is caused by the weakness of FFT. However, our method can get higher WDs resolution than that from FFT. </w:t>
      </w:r>
      <w:r w:rsidR="00BA7C59">
        <w:rPr>
          <w:rFonts w:ascii="Times" w:hAnsi="Times"/>
          <w:sz w:val="20"/>
          <w:lang w:val="en-GB"/>
        </w:rPr>
        <w:t>Besides, according to</w:t>
      </w:r>
      <w:r w:rsidRPr="00792F60">
        <w:rPr>
          <w:rFonts w:ascii="Times" w:hAnsi="Times"/>
          <w:sz w:val="20"/>
          <w:lang w:val="en-GB"/>
        </w:rPr>
        <w:t xml:space="preserve"> our analysis, the new method ha</w:t>
      </w:r>
      <w:r w:rsidR="00BA7C59">
        <w:rPr>
          <w:rFonts w:ascii="Times" w:hAnsi="Times"/>
          <w:sz w:val="20"/>
          <w:lang w:val="en-GB"/>
        </w:rPr>
        <w:t>s</w:t>
      </w:r>
      <w:r w:rsidRPr="00792F60">
        <w:rPr>
          <w:rFonts w:ascii="Times" w:hAnsi="Times"/>
          <w:sz w:val="20"/>
          <w:lang w:val="en-GB"/>
        </w:rPr>
        <w:t xml:space="preserve"> high performance in a 3km×3km gird.</w:t>
      </w:r>
    </w:p>
    <w:p w14:paraId="2405F1E1" w14:textId="77777777" w:rsidR="00792F60" w:rsidRDefault="00792F60" w:rsidP="00A1055B">
      <w:pPr>
        <w:tabs>
          <w:tab w:val="left" w:pos="340"/>
        </w:tabs>
        <w:ind w:firstLineChars="142" w:firstLine="284"/>
        <w:jc w:val="both"/>
        <w:rPr>
          <w:rFonts w:ascii="Times" w:hAnsi="Times"/>
          <w:sz w:val="20"/>
          <w:lang w:val="en-GB" w:eastAsia="zh-CN"/>
        </w:rPr>
      </w:pPr>
      <w:r w:rsidRPr="00792F60">
        <w:rPr>
          <w:rFonts w:ascii="Times" w:hAnsi="Times"/>
          <w:sz w:val="20"/>
          <w:lang w:val="en-GB"/>
        </w:rPr>
        <w:t xml:space="preserve">In </w:t>
      </w:r>
      <w:r w:rsidR="00B04244">
        <w:rPr>
          <w:rFonts w:ascii="Times" w:hAnsi="Times" w:hint="eastAsia"/>
          <w:sz w:val="20"/>
          <w:lang w:val="en-GB" w:eastAsia="zh-CN"/>
        </w:rPr>
        <w:t>particular</w:t>
      </w:r>
      <w:r w:rsidRPr="00792F60">
        <w:rPr>
          <w:rFonts w:ascii="Times" w:hAnsi="Times"/>
          <w:sz w:val="20"/>
          <w:lang w:val="en-GB"/>
        </w:rPr>
        <w:t xml:space="preserve">, the filter size and step length of our modified CMF </w:t>
      </w:r>
      <w:r w:rsidR="00B04244">
        <w:rPr>
          <w:rFonts w:ascii="Times" w:hAnsi="Times" w:hint="eastAsia"/>
          <w:sz w:val="20"/>
          <w:lang w:val="en-GB" w:eastAsia="zh-CN"/>
        </w:rPr>
        <w:t>were</w:t>
      </w:r>
      <w:r w:rsidR="00B04244" w:rsidRPr="00792F60">
        <w:rPr>
          <w:rFonts w:ascii="Times" w:hAnsi="Times"/>
          <w:sz w:val="20"/>
          <w:lang w:val="en-GB"/>
        </w:rPr>
        <w:t xml:space="preserve"> </w:t>
      </w:r>
      <w:r w:rsidRPr="00792F60">
        <w:rPr>
          <w:rFonts w:ascii="Times" w:hAnsi="Times"/>
          <w:sz w:val="20"/>
          <w:lang w:val="en-GB"/>
        </w:rPr>
        <w:t xml:space="preserve">not discussed in this work, and we </w:t>
      </w:r>
      <w:r w:rsidR="00B04244">
        <w:rPr>
          <w:rFonts w:ascii="Times" w:hAnsi="Times" w:hint="eastAsia"/>
          <w:sz w:val="20"/>
          <w:lang w:val="en-GB" w:eastAsia="zh-CN"/>
        </w:rPr>
        <w:t xml:space="preserve">have </w:t>
      </w:r>
      <w:r w:rsidRPr="00792F60">
        <w:rPr>
          <w:rFonts w:ascii="Times" w:hAnsi="Times"/>
          <w:sz w:val="20"/>
          <w:lang w:val="en-GB"/>
        </w:rPr>
        <w:t>use</w:t>
      </w:r>
      <w:r w:rsidR="00B04244">
        <w:rPr>
          <w:rFonts w:ascii="Times" w:hAnsi="Times" w:hint="eastAsia"/>
          <w:sz w:val="20"/>
          <w:lang w:val="en-GB" w:eastAsia="zh-CN"/>
        </w:rPr>
        <w:t>d</w:t>
      </w:r>
      <w:r w:rsidRPr="00792F60">
        <w:rPr>
          <w:rFonts w:ascii="Times" w:hAnsi="Times"/>
          <w:sz w:val="20"/>
          <w:lang w:val="en-GB"/>
        </w:rPr>
        <w:t xml:space="preserve"> filter size of 5 and set </w:t>
      </w:r>
      <w:r w:rsidR="00BA7C59" w:rsidRPr="00792F60">
        <w:rPr>
          <w:rFonts w:ascii="Times" w:hAnsi="Times"/>
          <w:sz w:val="20"/>
          <w:lang w:val="en-GB"/>
        </w:rPr>
        <w:t>length</w:t>
      </w:r>
      <w:r w:rsidRPr="00792F60">
        <w:rPr>
          <w:rFonts w:ascii="Times" w:hAnsi="Times"/>
          <w:sz w:val="20"/>
          <w:lang w:val="en-GB"/>
        </w:rPr>
        <w:t xml:space="preserve"> of 2 as default. One thing that h</w:t>
      </w:r>
      <w:r w:rsidR="00AC45DA">
        <w:rPr>
          <w:rFonts w:ascii="Times" w:hAnsi="Times"/>
          <w:sz w:val="20"/>
          <w:lang w:val="en-GB"/>
        </w:rPr>
        <w:t xml:space="preserve">as to point out is that many WD </w:t>
      </w:r>
      <w:r w:rsidRPr="00792F60">
        <w:rPr>
          <w:rFonts w:ascii="Times" w:hAnsi="Times"/>
          <w:sz w:val="20"/>
          <w:lang w:val="en-GB"/>
        </w:rPr>
        <w:t>retrieval methods can be used to replace LG in our method.</w:t>
      </w:r>
      <w:r w:rsidR="00A87E57">
        <w:rPr>
          <w:rFonts w:ascii="Times" w:hAnsi="Times"/>
          <w:sz w:val="20"/>
          <w:lang w:val="en-GB"/>
        </w:rPr>
        <w:t xml:space="preserve"> </w:t>
      </w:r>
      <w:proofErr w:type="gramStart"/>
      <w:r w:rsidR="00A1055B">
        <w:rPr>
          <w:rFonts w:ascii="Times" w:hAnsi="Times" w:hint="eastAsia"/>
          <w:sz w:val="20"/>
          <w:lang w:val="en-GB" w:eastAsia="zh-CN"/>
        </w:rPr>
        <w:t>The</w:t>
      </w:r>
      <w:proofErr w:type="gramEnd"/>
      <w:r w:rsidR="00A1055B">
        <w:rPr>
          <w:rFonts w:ascii="Times" w:hAnsi="Times" w:hint="eastAsia"/>
          <w:sz w:val="20"/>
          <w:lang w:val="en-GB" w:eastAsia="zh-CN"/>
        </w:rPr>
        <w:t xml:space="preserve"> settings of CMF and the WD retrieval method in the spatial domain will be tuned in the </w:t>
      </w:r>
      <w:r w:rsidR="00A1055B">
        <w:rPr>
          <w:rFonts w:ascii="Times" w:hAnsi="Times"/>
          <w:sz w:val="20"/>
          <w:lang w:val="en-GB" w:eastAsia="zh-CN"/>
        </w:rPr>
        <w:t>future</w:t>
      </w:r>
      <w:r w:rsidR="00A1055B">
        <w:rPr>
          <w:rFonts w:ascii="Times" w:hAnsi="Times" w:hint="eastAsia"/>
          <w:sz w:val="20"/>
          <w:lang w:val="en-GB" w:eastAsia="zh-CN"/>
        </w:rPr>
        <w:t xml:space="preserve"> work.</w:t>
      </w:r>
    </w:p>
    <w:p w14:paraId="131CFB70" w14:textId="77777777" w:rsidR="00BA7C59" w:rsidRPr="00CA1091" w:rsidRDefault="00BA7C59" w:rsidP="00BA7C59">
      <w:pPr>
        <w:spacing w:before="340" w:after="170"/>
        <w:jc w:val="both"/>
        <w:rPr>
          <w:rFonts w:ascii="Arial" w:hAnsi="Arial" w:cs="Arial"/>
          <w:b/>
          <w:szCs w:val="24"/>
          <w:lang w:val="en-GB"/>
        </w:rPr>
      </w:pPr>
      <w:r>
        <w:rPr>
          <w:rFonts w:ascii="Arial" w:hAnsi="Arial" w:cs="Arial"/>
          <w:b/>
          <w:szCs w:val="24"/>
          <w:lang w:val="en-GB"/>
        </w:rPr>
        <w:t>Acknowledgement</w:t>
      </w:r>
    </w:p>
    <w:p w14:paraId="59E6C217" w14:textId="77777777" w:rsidR="00BA7C59" w:rsidRPr="00CA1091" w:rsidRDefault="00BA7C59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BA7C59">
        <w:rPr>
          <w:rFonts w:ascii="Times" w:hAnsi="Times"/>
          <w:sz w:val="20"/>
          <w:lang w:val="en-GB"/>
        </w:rPr>
        <w:t xml:space="preserve">This work was supported by the National Natural Science Foundation of China under Grant </w:t>
      </w:r>
      <w:r w:rsidR="00B04244">
        <w:rPr>
          <w:rFonts w:ascii="Times" w:hAnsi="Times" w:hint="eastAsia"/>
          <w:sz w:val="20"/>
          <w:lang w:val="en-GB" w:eastAsia="zh-CN"/>
        </w:rPr>
        <w:t>61572510</w:t>
      </w:r>
      <w:r w:rsidRPr="00BA7C59">
        <w:rPr>
          <w:rFonts w:ascii="Times" w:hAnsi="Times"/>
          <w:sz w:val="20"/>
          <w:lang w:val="en-GB"/>
        </w:rPr>
        <w:t>. The Sentinel-1 SAR data and the SNAP 5.0 software are available through the European Space Agency Sentinels Scienti</w:t>
      </w:r>
      <w:r w:rsidRPr="00BA7C59">
        <w:rPr>
          <w:rFonts w:ascii="Times New Roman" w:hAnsi="Times New Roman" w:cs="Times New Roman"/>
          <w:sz w:val="20"/>
          <w:lang w:val="en-GB"/>
        </w:rPr>
        <w:t>ﬁ</w:t>
      </w:r>
      <w:r w:rsidRPr="00BA7C59">
        <w:rPr>
          <w:rFonts w:ascii="Times" w:hAnsi="Times"/>
          <w:sz w:val="20"/>
          <w:lang w:val="en-GB"/>
        </w:rPr>
        <w:t>c Data Hub and European Space Agency Step Scientific Toolbox Exploitation Platform.</w:t>
      </w:r>
    </w:p>
    <w:p w14:paraId="04B0D45C" w14:textId="77777777" w:rsidR="002D0F6C" w:rsidRPr="00CA1091" w:rsidRDefault="002D0F6C">
      <w:pPr>
        <w:spacing w:before="340" w:after="170"/>
        <w:jc w:val="both"/>
        <w:rPr>
          <w:rFonts w:ascii="Arial" w:hAnsi="Arial" w:cs="Arial"/>
          <w:b/>
          <w:szCs w:val="24"/>
          <w:lang w:val="en-GB"/>
        </w:rPr>
      </w:pPr>
      <w:r w:rsidRPr="00CA1091">
        <w:rPr>
          <w:rFonts w:ascii="Arial" w:hAnsi="Arial" w:cs="Arial"/>
          <w:b/>
          <w:szCs w:val="24"/>
          <w:lang w:val="en-GB"/>
        </w:rPr>
        <w:t>References</w:t>
      </w:r>
    </w:p>
    <w:p w14:paraId="0ECF8566" w14:textId="77777777" w:rsidR="00865F47" w:rsidRPr="00944E6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T W Gerling, </w:t>
      </w:r>
      <w:r w:rsidRPr="00944E67">
        <w:rPr>
          <w:rFonts w:ascii="Times" w:hAnsi="Times"/>
          <w:i/>
          <w:sz w:val="20"/>
          <w:lang w:val="en-GB"/>
        </w:rPr>
        <w:t xml:space="preserve">Journal of Geophysical Research: </w:t>
      </w:r>
      <w:r w:rsidR="005D0904" w:rsidRPr="00944E67">
        <w:rPr>
          <w:rFonts w:ascii="Times" w:hAnsi="Times"/>
          <w:i/>
          <w:sz w:val="20"/>
          <w:lang w:val="en-GB"/>
        </w:rPr>
        <w:t>Oceans,</w:t>
      </w:r>
      <w:r w:rsidR="005D0904" w:rsidRPr="005D0904">
        <w:rPr>
          <w:rFonts w:ascii="Times" w:hAnsi="Times"/>
          <w:b/>
          <w:sz w:val="20"/>
          <w:lang w:val="en-GB"/>
        </w:rPr>
        <w:t>91</w:t>
      </w:r>
      <w:r w:rsidRPr="00944E67">
        <w:rPr>
          <w:rFonts w:ascii="Times" w:hAnsi="Times"/>
          <w:sz w:val="20"/>
          <w:lang w:val="en-GB"/>
        </w:rPr>
        <w:t xml:space="preserve">, </w:t>
      </w:r>
      <w:r w:rsidR="009C49A0" w:rsidRPr="00944E67">
        <w:rPr>
          <w:rFonts w:ascii="Times" w:hAnsi="Times"/>
          <w:sz w:val="20"/>
          <w:lang w:val="en-GB"/>
        </w:rPr>
        <w:t>2308(</w:t>
      </w:r>
      <w:r w:rsidRPr="00944E67">
        <w:rPr>
          <w:rFonts w:ascii="Times" w:hAnsi="Times"/>
          <w:sz w:val="20"/>
          <w:lang w:val="en-GB"/>
        </w:rPr>
        <w:t>1986</w:t>
      </w:r>
      <w:r w:rsidR="009C49A0" w:rsidRPr="00944E67">
        <w:rPr>
          <w:rFonts w:ascii="Times" w:hAnsi="Times"/>
          <w:sz w:val="20"/>
          <w:lang w:val="en-GB"/>
        </w:rPr>
        <w:t>)</w:t>
      </w:r>
    </w:p>
    <w:p w14:paraId="4A3D4177" w14:textId="77777777" w:rsidR="00865F47" w:rsidRPr="00944E67" w:rsidRDefault="009C49A0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W Alpers, </w:t>
      </w:r>
      <w:r w:rsidR="00865F47" w:rsidRPr="00944E67">
        <w:rPr>
          <w:rFonts w:ascii="Times" w:hAnsi="Times"/>
          <w:sz w:val="20"/>
          <w:lang w:val="en-GB"/>
        </w:rPr>
        <w:t xml:space="preserve">B </w:t>
      </w:r>
      <w:proofErr w:type="spellStart"/>
      <w:r w:rsidR="00865F47" w:rsidRPr="00944E67">
        <w:rPr>
          <w:rFonts w:ascii="Times" w:hAnsi="Times"/>
          <w:sz w:val="20"/>
          <w:lang w:val="en-GB"/>
        </w:rPr>
        <w:t>Br</w:t>
      </w:r>
      <w:r w:rsidRPr="00944E67">
        <w:rPr>
          <w:rFonts w:ascii="Times" w:hAnsi="Times"/>
          <w:sz w:val="20"/>
          <w:lang w:val="en-GB"/>
        </w:rPr>
        <w:t>ü</w:t>
      </w:r>
      <w:r w:rsidR="00865F47" w:rsidRPr="00944E67">
        <w:rPr>
          <w:rFonts w:ascii="Times" w:hAnsi="Times"/>
          <w:sz w:val="20"/>
          <w:lang w:val="en-GB"/>
        </w:rPr>
        <w:t>mmer</w:t>
      </w:r>
      <w:proofErr w:type="spellEnd"/>
      <w:r w:rsidR="00865F47" w:rsidRPr="00944E67">
        <w:rPr>
          <w:rFonts w:ascii="Times" w:hAnsi="Times"/>
          <w:sz w:val="20"/>
          <w:lang w:val="en-GB"/>
        </w:rPr>
        <w:t xml:space="preserve">, </w:t>
      </w:r>
      <w:r w:rsidR="00865F47" w:rsidRPr="00944E67">
        <w:rPr>
          <w:rFonts w:ascii="Times" w:hAnsi="Times"/>
          <w:i/>
          <w:sz w:val="20"/>
          <w:lang w:val="en-GB"/>
        </w:rPr>
        <w:t>Journal of Geophysical Research: Oceans</w:t>
      </w:r>
      <w:r w:rsidR="00865F47" w:rsidRPr="00944E67">
        <w:rPr>
          <w:rFonts w:ascii="Times" w:hAnsi="Times"/>
          <w:sz w:val="20"/>
          <w:lang w:val="en-GB"/>
        </w:rPr>
        <w:t xml:space="preserve">, </w:t>
      </w:r>
      <w:r w:rsidR="00865F47" w:rsidRPr="00944E67">
        <w:rPr>
          <w:rFonts w:ascii="Times" w:hAnsi="Times"/>
          <w:b/>
          <w:sz w:val="20"/>
          <w:lang w:val="en-GB"/>
        </w:rPr>
        <w:t>99</w:t>
      </w:r>
      <w:r w:rsidR="00865F47" w:rsidRPr="00944E67">
        <w:rPr>
          <w:rFonts w:ascii="Times" w:hAnsi="Times"/>
          <w:sz w:val="20"/>
          <w:lang w:val="en-GB"/>
        </w:rPr>
        <w:t>,</w:t>
      </w:r>
      <w:r w:rsidRPr="00944E67">
        <w:rPr>
          <w:rFonts w:ascii="Times" w:hAnsi="Times"/>
          <w:sz w:val="20"/>
          <w:lang w:val="en-GB"/>
        </w:rPr>
        <w:t xml:space="preserve"> 12613–12621(</w:t>
      </w:r>
      <w:r w:rsidR="00865F47" w:rsidRPr="00944E67">
        <w:rPr>
          <w:rFonts w:ascii="Times" w:hAnsi="Times"/>
          <w:sz w:val="20"/>
          <w:lang w:val="en-GB"/>
        </w:rPr>
        <w:t>1994</w:t>
      </w:r>
      <w:r w:rsidRPr="00944E67">
        <w:rPr>
          <w:rFonts w:ascii="Times" w:hAnsi="Times"/>
          <w:sz w:val="20"/>
          <w:lang w:val="en-GB"/>
        </w:rPr>
        <w:t>)</w:t>
      </w:r>
    </w:p>
    <w:p w14:paraId="2B0560E7" w14:textId="77777777" w:rsidR="009C49A0" w:rsidRPr="00944E6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>P W Vachon</w:t>
      </w:r>
      <w:r w:rsidR="009C49A0" w:rsidRPr="00944E67">
        <w:rPr>
          <w:rFonts w:ascii="Times" w:hAnsi="Times"/>
          <w:sz w:val="20"/>
          <w:lang w:val="en-GB"/>
        </w:rPr>
        <w:t>,</w:t>
      </w:r>
      <w:r w:rsidRPr="00944E67">
        <w:rPr>
          <w:rFonts w:ascii="Times" w:hAnsi="Times"/>
          <w:sz w:val="20"/>
          <w:lang w:val="en-GB"/>
        </w:rPr>
        <w:t xml:space="preserve"> F W Dobson, </w:t>
      </w:r>
      <w:r w:rsidRPr="00944E67">
        <w:rPr>
          <w:rFonts w:ascii="Times" w:hAnsi="Times"/>
          <w:i/>
          <w:sz w:val="20"/>
          <w:lang w:val="en-GB"/>
        </w:rPr>
        <w:t>The Global Atmosphere and Ocean Syst</w:t>
      </w:r>
      <w:r w:rsidR="009C49A0" w:rsidRPr="00944E67">
        <w:rPr>
          <w:rFonts w:ascii="Times" w:hAnsi="Times"/>
          <w:i/>
          <w:sz w:val="20"/>
          <w:lang w:val="en-GB"/>
        </w:rPr>
        <w:t>em</w:t>
      </w:r>
      <w:r w:rsidR="009C49A0" w:rsidRPr="00944E67">
        <w:rPr>
          <w:rFonts w:ascii="Times" w:hAnsi="Times"/>
          <w:sz w:val="20"/>
          <w:lang w:val="en-GB"/>
        </w:rPr>
        <w:t xml:space="preserve">, </w:t>
      </w:r>
      <w:r w:rsidR="009C49A0" w:rsidRPr="00944E67">
        <w:rPr>
          <w:rFonts w:ascii="Times" w:hAnsi="Times"/>
          <w:b/>
          <w:sz w:val="20"/>
          <w:lang w:val="en-GB"/>
        </w:rPr>
        <w:t>5</w:t>
      </w:r>
      <w:r w:rsidR="009C49A0" w:rsidRPr="00944E67">
        <w:rPr>
          <w:rFonts w:ascii="Times" w:hAnsi="Times"/>
          <w:sz w:val="20"/>
          <w:lang w:val="en-GB"/>
        </w:rPr>
        <w:t>, 177–187(</w:t>
      </w:r>
      <w:r w:rsidRPr="00944E67">
        <w:rPr>
          <w:rFonts w:ascii="Times" w:hAnsi="Times"/>
          <w:sz w:val="20"/>
          <w:lang w:val="en-GB"/>
        </w:rPr>
        <w:t>1996</w:t>
      </w:r>
      <w:r w:rsidR="009C49A0" w:rsidRPr="00944E67">
        <w:rPr>
          <w:rFonts w:ascii="Times" w:hAnsi="Times"/>
          <w:sz w:val="20"/>
          <w:lang w:val="en-GB"/>
        </w:rPr>
        <w:t>)</w:t>
      </w:r>
    </w:p>
    <w:p w14:paraId="08633C43" w14:textId="77777777" w:rsidR="00865F47" w:rsidRDefault="009C49A0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Yong Du, </w:t>
      </w:r>
      <w:r w:rsidR="00865F47" w:rsidRPr="00944E67">
        <w:rPr>
          <w:rFonts w:ascii="Times" w:hAnsi="Times"/>
          <w:sz w:val="20"/>
          <w:lang w:val="en-GB"/>
        </w:rPr>
        <w:t xml:space="preserve">Paris W Vachon, </w:t>
      </w:r>
      <w:r w:rsidR="00865F47" w:rsidRPr="00944E67">
        <w:rPr>
          <w:rFonts w:ascii="Times" w:hAnsi="Times"/>
          <w:i/>
          <w:sz w:val="20"/>
          <w:lang w:val="en-GB"/>
        </w:rPr>
        <w:t>Canadian Journal of Remote Sensing</w:t>
      </w:r>
      <w:r w:rsidR="00865F47" w:rsidRPr="00944E67">
        <w:rPr>
          <w:rFonts w:ascii="Times" w:hAnsi="Times"/>
          <w:sz w:val="20"/>
          <w:lang w:val="en-GB"/>
        </w:rPr>
        <w:t xml:space="preserve">, </w:t>
      </w:r>
      <w:r w:rsidR="00865F47" w:rsidRPr="00944E67">
        <w:rPr>
          <w:rFonts w:ascii="Times" w:hAnsi="Times"/>
          <w:b/>
          <w:sz w:val="20"/>
          <w:lang w:val="en-GB"/>
        </w:rPr>
        <w:t>29</w:t>
      </w:r>
      <w:r w:rsidR="00865F47" w:rsidRPr="00944E67">
        <w:rPr>
          <w:rFonts w:ascii="Times" w:hAnsi="Times"/>
          <w:sz w:val="20"/>
          <w:lang w:val="en-GB"/>
        </w:rPr>
        <w:t xml:space="preserve">, </w:t>
      </w:r>
      <w:r w:rsidRPr="00944E67">
        <w:rPr>
          <w:rFonts w:ascii="Times" w:hAnsi="Times"/>
          <w:sz w:val="20"/>
          <w:lang w:val="en-GB"/>
        </w:rPr>
        <w:t>491–498(2003)</w:t>
      </w:r>
    </w:p>
    <w:p w14:paraId="620B8E9C" w14:textId="77777777" w:rsidR="00642C48" w:rsidRPr="00642C48" w:rsidRDefault="00642C48" w:rsidP="00642C48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W Koch, </w:t>
      </w:r>
      <w:r w:rsidRPr="00944E67">
        <w:rPr>
          <w:rFonts w:ascii="Times" w:hAnsi="Times"/>
          <w:i/>
          <w:sz w:val="20"/>
          <w:lang w:val="en-GB"/>
        </w:rPr>
        <w:t>IEEE Transactions on Geoscience and Remote Sensing,</w:t>
      </w:r>
      <w:r w:rsidRPr="00944E67">
        <w:rPr>
          <w:rFonts w:ascii="Times" w:hAnsi="Times"/>
          <w:b/>
          <w:sz w:val="20"/>
          <w:lang w:val="en-GB"/>
        </w:rPr>
        <w:t>42</w:t>
      </w:r>
      <w:r w:rsidRPr="00944E67">
        <w:rPr>
          <w:rFonts w:ascii="Times" w:hAnsi="Times"/>
          <w:sz w:val="20"/>
          <w:lang w:val="en-GB"/>
        </w:rPr>
        <w:t>, 702–710(2004)</w:t>
      </w:r>
    </w:p>
    <w:p w14:paraId="706AE051" w14:textId="77777777" w:rsidR="00865F4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proofErr w:type="spellStart"/>
      <w:r w:rsidRPr="00944E67">
        <w:rPr>
          <w:rFonts w:ascii="Times" w:hAnsi="Times"/>
          <w:sz w:val="20"/>
          <w:lang w:val="en-GB"/>
        </w:rPr>
        <w:t>Lizhang</w:t>
      </w:r>
      <w:proofErr w:type="spellEnd"/>
      <w:r w:rsidRPr="00944E67">
        <w:rPr>
          <w:rFonts w:ascii="Times" w:hAnsi="Times"/>
          <w:sz w:val="20"/>
          <w:lang w:val="en-GB"/>
        </w:rPr>
        <w:t xml:space="preserve"> Zhou, Gang Zheng, </w:t>
      </w:r>
      <w:proofErr w:type="spellStart"/>
      <w:r w:rsidRPr="00944E67">
        <w:rPr>
          <w:rFonts w:ascii="Times" w:hAnsi="Times"/>
          <w:sz w:val="20"/>
          <w:lang w:val="en-GB"/>
        </w:rPr>
        <w:t>Xiaofeng</w:t>
      </w:r>
      <w:proofErr w:type="spellEnd"/>
      <w:r w:rsidRPr="00944E67">
        <w:rPr>
          <w:rFonts w:ascii="Times" w:hAnsi="Times"/>
          <w:sz w:val="20"/>
          <w:lang w:val="en-GB"/>
        </w:rPr>
        <w:t xml:space="preserve"> Li, </w:t>
      </w:r>
      <w:proofErr w:type="spellStart"/>
      <w:r w:rsidRPr="00944E67">
        <w:rPr>
          <w:rFonts w:ascii="Times" w:hAnsi="Times"/>
          <w:sz w:val="20"/>
          <w:lang w:val="en-GB"/>
        </w:rPr>
        <w:t>Jingsong</w:t>
      </w:r>
      <w:proofErr w:type="spellEnd"/>
      <w:r w:rsidRPr="00944E67">
        <w:rPr>
          <w:rFonts w:ascii="Times" w:hAnsi="Times"/>
          <w:sz w:val="20"/>
          <w:lang w:val="en-GB"/>
        </w:rPr>
        <w:t xml:space="preserve"> Yang, Lin Ren, Peng Chen, </w:t>
      </w:r>
      <w:proofErr w:type="spellStart"/>
      <w:r w:rsidRPr="00944E67">
        <w:rPr>
          <w:rFonts w:ascii="Times" w:hAnsi="Times"/>
          <w:sz w:val="20"/>
          <w:lang w:val="en-GB"/>
        </w:rPr>
        <w:t>Huaguo</w:t>
      </w:r>
      <w:proofErr w:type="spellEnd"/>
      <w:r w:rsidRPr="00944E67">
        <w:rPr>
          <w:rFonts w:ascii="Times" w:hAnsi="Times"/>
          <w:sz w:val="20"/>
          <w:lang w:val="en-GB"/>
        </w:rPr>
        <w:t xml:space="preserve"> Zhang, and </w:t>
      </w:r>
      <w:proofErr w:type="spellStart"/>
      <w:r w:rsidRPr="00944E67">
        <w:rPr>
          <w:rFonts w:ascii="Times" w:hAnsi="Times"/>
          <w:sz w:val="20"/>
          <w:lang w:val="en-GB"/>
        </w:rPr>
        <w:t>Xiulin</w:t>
      </w:r>
      <w:proofErr w:type="spellEnd"/>
      <w:r w:rsidRPr="00944E67">
        <w:rPr>
          <w:rFonts w:ascii="Times" w:hAnsi="Times"/>
          <w:sz w:val="20"/>
          <w:lang w:val="en-GB"/>
        </w:rPr>
        <w:t xml:space="preserve"> Lou, </w:t>
      </w:r>
      <w:r w:rsidRPr="00944E67">
        <w:rPr>
          <w:rFonts w:ascii="Times" w:hAnsi="Times"/>
          <w:i/>
          <w:sz w:val="20"/>
          <w:lang w:val="en-GB"/>
        </w:rPr>
        <w:t>Remote Sensing</w:t>
      </w:r>
      <w:r w:rsidRPr="00944E67">
        <w:rPr>
          <w:rFonts w:ascii="Times" w:hAnsi="Times"/>
          <w:sz w:val="20"/>
          <w:lang w:val="en-GB"/>
        </w:rPr>
        <w:t xml:space="preserve">, </w:t>
      </w:r>
      <w:r w:rsidRPr="00944E67">
        <w:rPr>
          <w:rFonts w:ascii="Times" w:hAnsi="Times"/>
          <w:b/>
          <w:sz w:val="20"/>
          <w:lang w:val="en-GB"/>
        </w:rPr>
        <w:t>9</w:t>
      </w:r>
      <w:r w:rsidR="009C49A0" w:rsidRPr="00944E67">
        <w:rPr>
          <w:rFonts w:ascii="Times" w:hAnsi="Times"/>
          <w:sz w:val="20"/>
          <w:lang w:val="en-GB"/>
        </w:rPr>
        <w:t>(2017)</w:t>
      </w:r>
    </w:p>
    <w:p w14:paraId="4F2C87F9" w14:textId="77777777" w:rsidR="007E2641" w:rsidRPr="008847BB" w:rsidRDefault="007E2641" w:rsidP="007E2641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Biao Zhang, William </w:t>
      </w:r>
      <w:proofErr w:type="spellStart"/>
      <w:r w:rsidRPr="00944E67">
        <w:rPr>
          <w:rFonts w:ascii="Times" w:hAnsi="Times"/>
          <w:sz w:val="20"/>
          <w:lang w:val="en-GB"/>
        </w:rPr>
        <w:t>Perrie</w:t>
      </w:r>
      <w:proofErr w:type="spellEnd"/>
      <w:r w:rsidRPr="00944E67">
        <w:rPr>
          <w:rFonts w:ascii="Times" w:hAnsi="Times"/>
          <w:sz w:val="20"/>
          <w:lang w:val="en-GB"/>
        </w:rPr>
        <w:t xml:space="preserve">, Jun A Zhang, Eric W </w:t>
      </w:r>
      <w:proofErr w:type="spellStart"/>
      <w:r w:rsidRPr="00944E67">
        <w:rPr>
          <w:rFonts w:ascii="Times" w:hAnsi="Times"/>
          <w:sz w:val="20"/>
          <w:lang w:val="en-GB"/>
        </w:rPr>
        <w:t>Uhlhorn</w:t>
      </w:r>
      <w:proofErr w:type="spellEnd"/>
      <w:r w:rsidRPr="00944E67">
        <w:rPr>
          <w:rFonts w:ascii="Times" w:hAnsi="Times"/>
          <w:sz w:val="20"/>
          <w:lang w:val="en-GB"/>
        </w:rPr>
        <w:t xml:space="preserve">, and </w:t>
      </w:r>
      <w:proofErr w:type="spellStart"/>
      <w:r w:rsidRPr="00944E67">
        <w:rPr>
          <w:rFonts w:ascii="Times" w:hAnsi="Times"/>
          <w:sz w:val="20"/>
          <w:lang w:val="en-GB"/>
        </w:rPr>
        <w:t>Yijun</w:t>
      </w:r>
      <w:proofErr w:type="spellEnd"/>
      <w:r w:rsidRPr="00944E67">
        <w:rPr>
          <w:rFonts w:ascii="Times" w:hAnsi="Times"/>
          <w:sz w:val="20"/>
          <w:lang w:val="en-GB"/>
        </w:rPr>
        <w:t xml:space="preserve"> He, </w:t>
      </w:r>
      <w:r w:rsidRPr="00944E67">
        <w:rPr>
          <w:rFonts w:ascii="Times" w:hAnsi="Times"/>
          <w:i/>
          <w:sz w:val="20"/>
          <w:lang w:val="en-GB"/>
        </w:rPr>
        <w:t>Journal of Atmospheric and Oceanic Technology</w:t>
      </w:r>
      <w:r w:rsidRPr="00944E67">
        <w:rPr>
          <w:rFonts w:ascii="Times" w:hAnsi="Times"/>
          <w:sz w:val="20"/>
          <w:lang w:val="en-GB"/>
        </w:rPr>
        <w:t xml:space="preserve">, </w:t>
      </w:r>
      <w:r w:rsidRPr="005D0904">
        <w:rPr>
          <w:rFonts w:ascii="Times" w:hAnsi="Times"/>
          <w:b/>
          <w:sz w:val="20"/>
          <w:lang w:val="en-GB"/>
        </w:rPr>
        <w:t>31</w:t>
      </w:r>
      <w:r w:rsidRPr="00944E67">
        <w:rPr>
          <w:rFonts w:ascii="Times" w:hAnsi="Times"/>
          <w:sz w:val="20"/>
          <w:lang w:val="en-GB"/>
        </w:rPr>
        <w:t>, 272–286(2014)</w:t>
      </w:r>
    </w:p>
    <w:p w14:paraId="7A6941BB" w14:textId="77777777" w:rsidR="00865F47" w:rsidRPr="00944E67" w:rsidRDefault="00E03EE8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lastRenderedPageBreak/>
        <w:t xml:space="preserve">J </w:t>
      </w:r>
      <w:proofErr w:type="spellStart"/>
      <w:r w:rsidRPr="00944E67">
        <w:rPr>
          <w:rFonts w:ascii="Times" w:hAnsi="Times"/>
          <w:sz w:val="20"/>
          <w:lang w:val="en-GB"/>
        </w:rPr>
        <w:t>Horstmann</w:t>
      </w:r>
      <w:proofErr w:type="spellEnd"/>
      <w:r w:rsidRPr="00944E67">
        <w:rPr>
          <w:rFonts w:ascii="Times" w:hAnsi="Times"/>
          <w:sz w:val="20"/>
          <w:lang w:val="en-GB"/>
        </w:rPr>
        <w:t xml:space="preserve">, </w:t>
      </w:r>
      <w:r w:rsidR="00865F47" w:rsidRPr="00944E67">
        <w:rPr>
          <w:rFonts w:ascii="Times" w:hAnsi="Times"/>
          <w:sz w:val="20"/>
          <w:lang w:val="en-GB"/>
        </w:rPr>
        <w:t>W Koch,</w:t>
      </w:r>
      <w:r w:rsidR="00A87E57">
        <w:rPr>
          <w:rFonts w:ascii="Times" w:hAnsi="Times"/>
          <w:sz w:val="20"/>
          <w:lang w:val="en-GB"/>
        </w:rPr>
        <w:t xml:space="preserve"> </w:t>
      </w:r>
      <w:r w:rsidR="000835F9" w:rsidRPr="000835F9">
        <w:rPr>
          <w:rFonts w:ascii="Times" w:hAnsi="Times" w:hint="eastAsia"/>
          <w:i/>
          <w:sz w:val="20"/>
          <w:lang w:val="en-GB" w:eastAsia="zh-CN"/>
        </w:rPr>
        <w:t>In</w:t>
      </w:r>
      <w:r w:rsidR="00A87E57">
        <w:rPr>
          <w:rFonts w:ascii="Times" w:hAnsi="Times"/>
          <w:i/>
          <w:sz w:val="20"/>
          <w:lang w:val="en-GB" w:eastAsia="zh-CN"/>
        </w:rPr>
        <w:t xml:space="preserve"> </w:t>
      </w:r>
      <w:r w:rsidR="000835F9" w:rsidRPr="000835F9">
        <w:rPr>
          <w:rFonts w:ascii="Times" w:hAnsi="Times"/>
          <w:i/>
          <w:sz w:val="20"/>
          <w:lang w:val="en-GB"/>
        </w:rPr>
        <w:t>Pr</w:t>
      </w:r>
      <w:r w:rsidR="000835F9" w:rsidRPr="00944E67">
        <w:rPr>
          <w:rFonts w:ascii="Times" w:hAnsi="Times"/>
          <w:i/>
          <w:sz w:val="20"/>
          <w:lang w:val="en-GB"/>
        </w:rPr>
        <w:t>oceedings</w:t>
      </w:r>
      <w:r w:rsidR="00A87E57">
        <w:rPr>
          <w:rFonts w:ascii="Times" w:hAnsi="Times"/>
          <w:i/>
          <w:sz w:val="20"/>
          <w:lang w:val="en-GB"/>
        </w:rPr>
        <w:t xml:space="preserve"> </w:t>
      </w:r>
      <w:r w:rsidR="000835F9">
        <w:rPr>
          <w:rFonts w:ascii="Times" w:hAnsi="Times"/>
          <w:sz w:val="20"/>
          <w:lang w:val="en-GB"/>
        </w:rPr>
        <w:t xml:space="preserve">of </w:t>
      </w:r>
      <w:r w:rsidRPr="00944E67">
        <w:rPr>
          <w:rFonts w:ascii="Times" w:hAnsi="Times"/>
          <w:i/>
          <w:sz w:val="20"/>
          <w:lang w:val="en-GB"/>
        </w:rPr>
        <w:t>IEEE</w:t>
      </w:r>
      <w:r w:rsidR="00865F47" w:rsidRPr="00944E67">
        <w:rPr>
          <w:rFonts w:ascii="Times" w:hAnsi="Times"/>
          <w:i/>
          <w:sz w:val="20"/>
          <w:lang w:val="en-GB"/>
        </w:rPr>
        <w:t xml:space="preserve"> Geoscience and Remote Sensing </w:t>
      </w:r>
      <w:proofErr w:type="gramStart"/>
      <w:r w:rsidR="00865F47" w:rsidRPr="00944E67">
        <w:rPr>
          <w:rFonts w:ascii="Times" w:hAnsi="Times"/>
          <w:i/>
          <w:sz w:val="20"/>
          <w:lang w:val="en-GB"/>
        </w:rPr>
        <w:t>Symposium</w:t>
      </w:r>
      <w:r w:rsidRPr="00944E67">
        <w:rPr>
          <w:rFonts w:ascii="Times" w:hAnsi="Times"/>
          <w:i/>
          <w:sz w:val="20"/>
          <w:lang w:val="en-GB"/>
        </w:rPr>
        <w:t>(</w:t>
      </w:r>
      <w:proofErr w:type="gramEnd"/>
      <w:r w:rsidRPr="00944E67">
        <w:rPr>
          <w:rFonts w:ascii="Times" w:hAnsi="Times"/>
          <w:i/>
          <w:sz w:val="20"/>
          <w:lang w:val="en-GB"/>
        </w:rPr>
        <w:t>IGARSS)</w:t>
      </w:r>
      <w:r w:rsidR="00865F47" w:rsidRPr="00944E67">
        <w:rPr>
          <w:rFonts w:ascii="Times" w:hAnsi="Times"/>
          <w:sz w:val="20"/>
          <w:lang w:val="en-GB"/>
        </w:rPr>
        <w:t xml:space="preserve">, </w:t>
      </w:r>
      <w:r w:rsidR="00944E67" w:rsidRPr="00944E67">
        <w:rPr>
          <w:rFonts w:ascii="Times" w:hAnsi="Times"/>
          <w:sz w:val="20"/>
          <w:lang w:val="en-GB"/>
        </w:rPr>
        <w:t>3102–3104(2003)</w:t>
      </w:r>
    </w:p>
    <w:p w14:paraId="330BA0D0" w14:textId="77777777" w:rsidR="00865F47" w:rsidRPr="00944E6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S J Shaffer, R S Dunbar, and S V Hsiao, </w:t>
      </w:r>
      <w:r w:rsidRPr="00944E67">
        <w:rPr>
          <w:rFonts w:ascii="Times" w:hAnsi="Times"/>
          <w:i/>
          <w:sz w:val="20"/>
          <w:lang w:val="en-GB"/>
        </w:rPr>
        <w:t xml:space="preserve">IEEE Transactions on Geoscience and </w:t>
      </w:r>
      <w:r w:rsidR="005D0904" w:rsidRPr="00944E67">
        <w:rPr>
          <w:rFonts w:ascii="Times" w:hAnsi="Times"/>
          <w:i/>
          <w:sz w:val="20"/>
          <w:lang w:val="en-GB"/>
        </w:rPr>
        <w:t>Remote</w:t>
      </w:r>
      <w:r w:rsidRPr="00944E67">
        <w:rPr>
          <w:rFonts w:ascii="Times" w:hAnsi="Times"/>
          <w:i/>
          <w:sz w:val="20"/>
          <w:lang w:val="en-GB"/>
        </w:rPr>
        <w:t xml:space="preserve"> Sensing</w:t>
      </w:r>
      <w:r w:rsidRPr="00944E67">
        <w:rPr>
          <w:rFonts w:ascii="Times" w:hAnsi="Times"/>
          <w:sz w:val="20"/>
          <w:lang w:val="en-GB"/>
        </w:rPr>
        <w:t xml:space="preserve">, </w:t>
      </w:r>
      <w:r w:rsidR="00E03EE8" w:rsidRPr="00944E67">
        <w:rPr>
          <w:rFonts w:ascii="Times" w:hAnsi="Times"/>
          <w:b/>
          <w:sz w:val="20"/>
          <w:lang w:val="en-GB"/>
        </w:rPr>
        <w:t>29</w:t>
      </w:r>
      <w:r w:rsidR="00E03EE8" w:rsidRPr="00944E67">
        <w:rPr>
          <w:rFonts w:ascii="Times" w:hAnsi="Times"/>
          <w:sz w:val="20"/>
          <w:lang w:val="en-GB"/>
        </w:rPr>
        <w:t>,</w:t>
      </w:r>
      <w:r w:rsidR="00944E67" w:rsidRPr="00944E67">
        <w:rPr>
          <w:rFonts w:ascii="Times" w:hAnsi="Times"/>
          <w:sz w:val="20"/>
          <w:lang w:val="en-GB"/>
        </w:rPr>
        <w:t>167–174(1991)</w:t>
      </w:r>
    </w:p>
    <w:p w14:paraId="60252B65" w14:textId="77777777" w:rsidR="00865F47" w:rsidRPr="00944E6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B W Stiles, B D Pollard, and R S Dunbar, </w:t>
      </w:r>
      <w:r w:rsidRPr="00944E67">
        <w:rPr>
          <w:rFonts w:ascii="Times" w:hAnsi="Times"/>
          <w:i/>
          <w:sz w:val="20"/>
          <w:lang w:val="en-GB"/>
        </w:rPr>
        <w:t>IEEE Transactions on Geoscience and Remote Sensing</w:t>
      </w:r>
      <w:r w:rsidRPr="00944E67">
        <w:rPr>
          <w:rFonts w:ascii="Times" w:hAnsi="Times"/>
          <w:sz w:val="20"/>
          <w:lang w:val="en-GB"/>
        </w:rPr>
        <w:t xml:space="preserve">, </w:t>
      </w:r>
      <w:r w:rsidR="00944E67" w:rsidRPr="00944E67">
        <w:rPr>
          <w:rFonts w:ascii="Times" w:hAnsi="Times"/>
          <w:b/>
          <w:sz w:val="20"/>
          <w:lang w:val="en-GB"/>
        </w:rPr>
        <w:t>40</w:t>
      </w:r>
      <w:r w:rsidR="00944E67" w:rsidRPr="00944E67">
        <w:rPr>
          <w:rFonts w:ascii="Times" w:hAnsi="Times"/>
          <w:sz w:val="20"/>
          <w:lang w:val="en-GB"/>
        </w:rPr>
        <w:t>,</w:t>
      </w:r>
      <w:r w:rsidRPr="00944E67">
        <w:rPr>
          <w:rFonts w:ascii="Times" w:hAnsi="Times"/>
          <w:sz w:val="20"/>
          <w:lang w:val="en-GB"/>
        </w:rPr>
        <w:t xml:space="preserve"> 79–89</w:t>
      </w:r>
      <w:r w:rsidR="00944E67" w:rsidRPr="00944E67">
        <w:rPr>
          <w:rFonts w:ascii="Times" w:hAnsi="Times"/>
          <w:sz w:val="20"/>
          <w:lang w:val="en-GB"/>
        </w:rPr>
        <w:t>(2002)</w:t>
      </w:r>
    </w:p>
    <w:p w14:paraId="0CFEA7BF" w14:textId="77777777" w:rsidR="00865F47" w:rsidRPr="00944E6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S F James, </w:t>
      </w:r>
      <w:r w:rsidRPr="00944E67">
        <w:rPr>
          <w:rFonts w:ascii="Times" w:hAnsi="Times"/>
          <w:i/>
          <w:sz w:val="20"/>
          <w:lang w:val="en-GB"/>
        </w:rPr>
        <w:t>Journal of Physics: Conference Series</w:t>
      </w:r>
      <w:r w:rsidRPr="00944E67">
        <w:rPr>
          <w:rFonts w:ascii="Times" w:hAnsi="Times"/>
          <w:sz w:val="20"/>
          <w:lang w:val="en-GB"/>
        </w:rPr>
        <w:t xml:space="preserve">, </w:t>
      </w:r>
      <w:r w:rsidRPr="00944E67">
        <w:rPr>
          <w:rFonts w:ascii="Times" w:hAnsi="Times"/>
          <w:b/>
          <w:sz w:val="20"/>
          <w:lang w:val="en-GB"/>
        </w:rPr>
        <w:t>926</w:t>
      </w:r>
      <w:r w:rsidRPr="00944E67">
        <w:rPr>
          <w:rFonts w:ascii="Times" w:hAnsi="Times"/>
          <w:sz w:val="20"/>
          <w:lang w:val="en-GB"/>
        </w:rPr>
        <w:t xml:space="preserve">, </w:t>
      </w:r>
      <w:r w:rsidR="00E03EE8" w:rsidRPr="00944E67">
        <w:rPr>
          <w:rFonts w:ascii="Times" w:hAnsi="Times"/>
          <w:sz w:val="20"/>
          <w:lang w:val="en-GB"/>
        </w:rPr>
        <w:t>012004(</w:t>
      </w:r>
      <w:r w:rsidRPr="00944E67">
        <w:rPr>
          <w:rFonts w:ascii="Times" w:hAnsi="Times"/>
          <w:sz w:val="20"/>
          <w:lang w:val="en-GB"/>
        </w:rPr>
        <w:t>2017</w:t>
      </w:r>
      <w:r w:rsidR="00E03EE8" w:rsidRPr="00944E67">
        <w:rPr>
          <w:rFonts w:ascii="Times" w:hAnsi="Times"/>
          <w:sz w:val="20"/>
          <w:lang w:val="en-GB"/>
        </w:rPr>
        <w:t>)</w:t>
      </w:r>
      <w:r w:rsidRPr="00944E67">
        <w:rPr>
          <w:rFonts w:ascii="Times" w:hAnsi="Times"/>
          <w:sz w:val="20"/>
          <w:lang w:val="en-GB"/>
        </w:rPr>
        <w:t>.</w:t>
      </w:r>
    </w:p>
    <w:p w14:paraId="20760D00" w14:textId="77777777" w:rsidR="00E359AA" w:rsidRPr="00944E67" w:rsidRDefault="00E359AA" w:rsidP="00E03EE8">
      <w:pPr>
        <w:tabs>
          <w:tab w:val="left" w:pos="360"/>
        </w:tabs>
        <w:jc w:val="both"/>
        <w:rPr>
          <w:rFonts w:ascii="Times New Roman" w:hAnsi="Times New Roman"/>
          <w:sz w:val="20"/>
          <w:lang w:val="en-GB"/>
        </w:rPr>
      </w:pPr>
    </w:p>
    <w:sectPr w:rsidR="00E359AA" w:rsidRPr="00944E67" w:rsidSect="00D22F91">
      <w:footnotePr>
        <w:pos w:val="beneathText"/>
        <w:numFmt w:val="lowerLetter"/>
      </w:footnotePr>
      <w:type w:val="continuous"/>
      <w:pgSz w:w="11905" w:h="16837" w:code="9"/>
      <w:pgMar w:top="1418" w:right="1077" w:bottom="1134" w:left="1077" w:header="680" w:footer="680" w:gutter="0"/>
      <w:cols w:num="2" w:space="454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Liu Jia" w:date="2018-09-15T15:57:00Z" w:initials="LJ">
    <w:p w14:paraId="6C58AFA5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WD</w:t>
      </w:r>
      <w:r>
        <w:rPr>
          <w:rFonts w:hint="eastAsia"/>
          <w:lang w:eastAsia="zh-CN"/>
        </w:rPr>
        <w:t>这种缩写常见吗？不常见的话建议直接用</w:t>
      </w:r>
      <w:proofErr w:type="spellStart"/>
      <w:r>
        <w:rPr>
          <w:rFonts w:hint="eastAsia"/>
          <w:lang w:eastAsia="zh-CN"/>
        </w:rPr>
        <w:t>wind</w:t>
      </w:r>
      <w:proofErr w:type="spellEnd"/>
      <w:r>
        <w:rPr>
          <w:rFonts w:hint="eastAsia"/>
          <w:lang w:eastAsia="zh-CN"/>
        </w:rPr>
        <w:t xml:space="preserve"> direction</w:t>
      </w:r>
    </w:p>
  </w:comment>
  <w:comment w:id="3" w:author="Liu Jia" w:date="2018-09-15T15:57:00Z" w:initials="LJ">
    <w:p w14:paraId="21574E45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参考文献？</w:t>
      </w:r>
    </w:p>
  </w:comment>
  <w:comment w:id="4" w:author="Liu Jia" w:date="2018-09-15T15:57:00Z" w:initials="LJ">
    <w:p w14:paraId="2D627453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检查行间距</w:t>
      </w:r>
    </w:p>
  </w:comment>
  <w:comment w:id="5" w:author="Liu Jia" w:date="2018-09-15T15:57:00Z" w:initials="LJ">
    <w:p w14:paraId="35156407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proofErr w:type="spellStart"/>
      <w:r>
        <w:rPr>
          <w:lang w:eastAsia="zh-CN"/>
        </w:rPr>
        <w:t>F</w:t>
      </w:r>
      <w:r>
        <w:rPr>
          <w:rFonts w:hint="eastAsia"/>
          <w:lang w:eastAsia="zh-CN"/>
        </w:rPr>
        <w:t>requency</w:t>
      </w:r>
      <w:proofErr w:type="spellEnd"/>
      <w:r>
        <w:rPr>
          <w:rFonts w:hint="eastAsia"/>
          <w:lang w:eastAsia="zh-CN"/>
        </w:rPr>
        <w:t xml:space="preserve"> or spectral, </w:t>
      </w:r>
      <w:r>
        <w:rPr>
          <w:rFonts w:hint="eastAsia"/>
          <w:lang w:eastAsia="zh-CN"/>
        </w:rPr>
        <w:t>全文说法一致，检查</w:t>
      </w:r>
    </w:p>
  </w:comment>
  <w:comment w:id="8" w:author="Liu Jia" w:date="2018-09-15T15:57:00Z" w:initials="LJ">
    <w:p w14:paraId="10AB2C26" w14:textId="77777777" w:rsidR="008847BB" w:rsidRDefault="008847BB" w:rsidP="000835F9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lang w:eastAsia="zh-CN"/>
        </w:rPr>
        <w:t>I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还是</w:t>
      </w:r>
      <w:r>
        <w:rPr>
          <w:rFonts w:hint="eastAsia"/>
          <w:lang w:eastAsia="zh-CN"/>
        </w:rPr>
        <w:t>at</w:t>
      </w:r>
      <w:r>
        <w:rPr>
          <w:rFonts w:hint="eastAsia"/>
          <w:lang w:eastAsia="zh-CN"/>
        </w:rPr>
        <w:t>？</w:t>
      </w:r>
    </w:p>
  </w:comment>
  <w:comment w:id="7" w:author="Liu Jia" w:date="2018-09-15T15:57:00Z" w:initials="LJ">
    <w:p w14:paraId="11C96BD9" w14:textId="77777777" w:rsidR="008847BB" w:rsidRDefault="008847BB" w:rsidP="000835F9">
      <w:pPr>
        <w:pStyle w:val="af2"/>
        <w:rPr>
          <w:lang w:eastAsia="zh-CN"/>
        </w:rPr>
      </w:pPr>
      <w:r>
        <w:rPr>
          <w:rStyle w:val="af1"/>
        </w:rPr>
        <w:annotationRef/>
      </w:r>
      <w:proofErr w:type="spellStart"/>
      <w:r>
        <w:t>建议直接给出文件名</w:t>
      </w:r>
      <w:proofErr w:type="spellEnd"/>
      <w:r>
        <w:rPr>
          <w:rFonts w:hint="eastAsia"/>
          <w:lang w:eastAsia="zh-CN"/>
        </w:rPr>
        <w:t>？</w:t>
      </w:r>
    </w:p>
  </w:comment>
  <w:comment w:id="9" w:author="Liu Jia" w:date="2018-09-15T15:57:00Z" w:initials="LJ">
    <w:p w14:paraId="773B2697" w14:textId="77777777" w:rsidR="008847BB" w:rsidRDefault="008847BB" w:rsidP="000835F9">
      <w:pPr>
        <w:pStyle w:val="af2"/>
        <w:rPr>
          <w:lang w:eastAsia="zh-CN"/>
        </w:rPr>
      </w:pPr>
      <w:r>
        <w:rPr>
          <w:rStyle w:val="af1"/>
        </w:rPr>
        <w:annotationRef/>
      </w:r>
      <w:proofErr w:type="spellStart"/>
      <w:r>
        <w:t>单位</w:t>
      </w:r>
      <w:proofErr w:type="spellEnd"/>
      <w:r>
        <w:rPr>
          <w:rFonts w:hint="eastAsia"/>
          <w:lang w:eastAsia="zh-CN"/>
        </w:rPr>
        <w:t>°，在哪里标出？</w:t>
      </w:r>
    </w:p>
  </w:comment>
  <w:comment w:id="10" w:author="Liu Jia" w:date="2018-09-15T15:57:00Z" w:initials="LJ">
    <w:p w14:paraId="334468FD" w14:textId="77777777" w:rsidR="008847BB" w:rsidRDefault="008847BB" w:rsidP="000835F9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单位</w:t>
      </w:r>
    </w:p>
  </w:comment>
  <w:comment w:id="11" w:author="Liu Jia" w:date="2018-09-15T15:57:00Z" w:initials="LJ">
    <w:p w14:paraId="627C8EBF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为什么要在这里分节？</w:t>
      </w:r>
    </w:p>
  </w:comment>
  <w:comment w:id="12" w:author="Liu Jia" w:date="2018-09-15T15:57:00Z" w:initials="LJ">
    <w:p w14:paraId="5F7D113F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?</w:t>
      </w:r>
    </w:p>
  </w:comment>
  <w:comment w:id="16" w:author="Liu Jia" w:date="2018-09-15T15:57:00Z" w:initials="LJ">
    <w:p w14:paraId="5C0B9240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行间距统一</w:t>
      </w:r>
    </w:p>
  </w:comment>
  <w:comment w:id="20" w:author="Liu Jia" w:date="2018-09-15T15:57:00Z" w:initials="LJ">
    <w:p w14:paraId="42F67E76" w14:textId="77777777" w:rsidR="008847BB" w:rsidRDefault="008847BB">
      <w:pPr>
        <w:pStyle w:val="af2"/>
      </w:pPr>
      <w:r>
        <w:rPr>
          <w:rStyle w:val="af1"/>
        </w:rPr>
        <w:annotationRef/>
      </w:r>
      <w:proofErr w:type="spellStart"/>
      <w:r>
        <w:t>会议格式要求</w:t>
      </w:r>
      <w:proofErr w:type="spellEnd"/>
      <w:r>
        <w:rPr>
          <w:rFonts w:hint="eastAsia"/>
          <w:lang w:eastAsia="zh-CN"/>
        </w:rPr>
        <w:t>？</w:t>
      </w:r>
    </w:p>
  </w:comment>
  <w:comment w:id="22" w:author="Liu Jia" w:date="2018-09-15T15:57:00Z" w:initials="LJ">
    <w:p w14:paraId="055E4D36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23" w:author="Liu Jia" w:date="2018-09-15T15:57:00Z" w:initials="LJ">
    <w:p w14:paraId="0DC4CA04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24" w:author="Liu Jia" w:date="2018-09-15T15:57:00Z" w:initials="LJ">
    <w:p w14:paraId="5186B42C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27" w:author="Liu Jia" w:date="2018-09-15T15:57:00Z" w:initials="LJ">
    <w:p w14:paraId="37BAE915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28" w:author="Liu Jia" w:date="2018-09-15T15:57:00Z" w:initials="LJ">
    <w:p w14:paraId="188C9017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31" w:author="Liu Jia" w:date="2018-09-15T15:57:00Z" w:initials="LJ">
    <w:p w14:paraId="63808471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检查所有的，不再标了</w:t>
      </w:r>
    </w:p>
  </w:comment>
  <w:comment w:id="32" w:author="Liu Jia" w:date="2018-09-15T15:57:00Z" w:initials="LJ">
    <w:p w14:paraId="5465C4D5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33" w:author="Liu Jia" w:date="2018-09-15T15:57:00Z" w:initials="LJ">
    <w:p w14:paraId="5F3CFACA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34" w:author="Liu Jia" w:date="2018-09-15T15:57:00Z" w:initials="LJ">
    <w:p w14:paraId="416E084D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38" w:author="Liu Jia" w:date="2018-09-15T15:57:00Z" w:initials="LJ">
    <w:p w14:paraId="3541418C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实验和结果部分，没有风向的统计结果图或数据？</w:t>
      </w:r>
    </w:p>
  </w:comment>
  <w:comment w:id="41" w:author="Liu Jia" w:date="2018-09-15T15:57:00Z" w:initials="LJ">
    <w:p w14:paraId="237C6DF4" w14:textId="77777777" w:rsidR="008847BB" w:rsidRDefault="008847BB">
      <w:pPr>
        <w:pStyle w:val="af2"/>
      </w:pPr>
      <w:r>
        <w:rPr>
          <w:rStyle w:val="af1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C58AFA5" w15:done="0"/>
  <w15:commentEx w15:paraId="21574E45" w15:done="0"/>
  <w15:commentEx w15:paraId="2D627453" w15:done="0"/>
  <w15:commentEx w15:paraId="35156407" w15:done="0"/>
  <w15:commentEx w15:paraId="10AB2C26" w15:done="0"/>
  <w15:commentEx w15:paraId="11C96BD9" w15:done="0"/>
  <w15:commentEx w15:paraId="773B2697" w15:done="0"/>
  <w15:commentEx w15:paraId="334468FD" w15:done="0"/>
  <w15:commentEx w15:paraId="627C8EBF" w15:done="0"/>
  <w15:commentEx w15:paraId="5F7D113F" w15:done="0"/>
  <w15:commentEx w15:paraId="5C0B9240" w15:done="0"/>
  <w15:commentEx w15:paraId="42F67E76" w15:done="0"/>
  <w15:commentEx w15:paraId="055E4D36" w15:done="0"/>
  <w15:commentEx w15:paraId="0DC4CA04" w15:done="0"/>
  <w15:commentEx w15:paraId="5186B42C" w15:done="0"/>
  <w15:commentEx w15:paraId="37BAE915" w15:done="0"/>
  <w15:commentEx w15:paraId="188C9017" w15:done="0"/>
  <w15:commentEx w15:paraId="63808471" w15:done="0"/>
  <w15:commentEx w15:paraId="5465C4D5" w15:done="0"/>
  <w15:commentEx w15:paraId="5F3CFACA" w15:done="0"/>
  <w15:commentEx w15:paraId="416E084D" w15:done="0"/>
  <w15:commentEx w15:paraId="3541418C" w15:done="0"/>
  <w15:commentEx w15:paraId="237C6DF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C58AFA5" w16cid:durableId="1F48C937"/>
  <w16cid:commentId w16cid:paraId="21574E45" w16cid:durableId="1F48C938"/>
  <w16cid:commentId w16cid:paraId="2D627453" w16cid:durableId="1F48C939"/>
  <w16cid:commentId w16cid:paraId="35156407" w16cid:durableId="1F48C93A"/>
  <w16cid:commentId w16cid:paraId="10AB2C26" w16cid:durableId="1F48C93B"/>
  <w16cid:commentId w16cid:paraId="11C96BD9" w16cid:durableId="1F48C93C"/>
  <w16cid:commentId w16cid:paraId="773B2697" w16cid:durableId="1F48C93D"/>
  <w16cid:commentId w16cid:paraId="334468FD" w16cid:durableId="1F48C93E"/>
  <w16cid:commentId w16cid:paraId="627C8EBF" w16cid:durableId="1F48C93F"/>
  <w16cid:commentId w16cid:paraId="5C0B9240" w16cid:durableId="1F48C940"/>
  <w16cid:commentId w16cid:paraId="42F67E76" w16cid:durableId="1F48C941"/>
  <w16cid:commentId w16cid:paraId="055E4D36" w16cid:durableId="1F48C942"/>
  <w16cid:commentId w16cid:paraId="0DC4CA04" w16cid:durableId="1F48C943"/>
  <w16cid:commentId w16cid:paraId="5186B42C" w16cid:durableId="1F48C944"/>
  <w16cid:commentId w16cid:paraId="37BAE915" w16cid:durableId="1F48C945"/>
  <w16cid:commentId w16cid:paraId="188C9017" w16cid:durableId="1F48C946"/>
  <w16cid:commentId w16cid:paraId="63808471" w16cid:durableId="1F48C947"/>
  <w16cid:commentId w16cid:paraId="5465C4D5" w16cid:durableId="1F48C948"/>
  <w16cid:commentId w16cid:paraId="5F3CFACA" w16cid:durableId="1F48C949"/>
  <w16cid:commentId w16cid:paraId="416E084D" w16cid:durableId="1F48C94A"/>
  <w16cid:commentId w16cid:paraId="3541418C" w16cid:durableId="1F48C94B"/>
  <w16cid:commentId w16cid:paraId="237C6DF4" w16cid:durableId="1F48C9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C0B1D9" w14:textId="77777777" w:rsidR="00FA26F3" w:rsidRDefault="00FA26F3">
      <w:r>
        <w:separator/>
      </w:r>
    </w:p>
  </w:endnote>
  <w:endnote w:type="continuationSeparator" w:id="0">
    <w:p w14:paraId="243CE3D6" w14:textId="77777777" w:rsidR="00FA26F3" w:rsidRDefault="00FA2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ew York">
    <w:altName w:val="Tahoma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itstream Vera Sans">
    <w:panose1 w:val="020B0604020202020204"/>
    <w:charset w:val="00"/>
    <w:family w:val="auto"/>
    <w:pitch w:val="variable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5AC440" w14:textId="77777777" w:rsidR="008847BB" w:rsidRDefault="00FA26F3">
    <w:pPr>
      <w:pStyle w:val="a8"/>
    </w:pPr>
    <w:r>
      <w:rPr>
        <w:noProof/>
      </w:rPr>
      <w:pict w14:anchorId="163DD5BA"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1" o:spid="_x0000_s2049" type="#_x0000_t32" style="position:absolute;margin-left:-.05pt;margin-top:-1.05pt;width:141.75pt;height:0;z-index:25165772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">
          <v:path arrowok="f"/>
          <o:lock v:ext="edit" aspectratio="t" verticies="t"/>
        </v:shape>
      </w:pict>
    </w:r>
    <w:proofErr w:type="spellStart"/>
    <w:r w:rsidR="008847BB" w:rsidRPr="00754AB7">
      <w:rPr>
        <w:vertAlign w:val="superscript"/>
        <w:lang w:val="en-US"/>
      </w:rPr>
      <w:t>a</w:t>
    </w:r>
    <w:r w:rsidR="008847BB">
      <w:rPr>
        <w:rFonts w:ascii="Times New Roman" w:hAnsi="Times New Roman" w:cs="Times New Roman"/>
        <w:sz w:val="20"/>
        <w:lang w:val="en-US"/>
      </w:rPr>
      <w:t>Corresponding</w:t>
    </w:r>
    <w:proofErr w:type="spellEnd"/>
    <w:r w:rsidR="008847BB">
      <w:rPr>
        <w:rFonts w:ascii="Times New Roman" w:hAnsi="Times New Roman" w:cs="Times New Roman"/>
        <w:sz w:val="20"/>
        <w:lang w:val="en-US"/>
      </w:rPr>
      <w:t xml:space="preserve"> author: yangchao16</w:t>
    </w:r>
    <w:r w:rsidR="008847BB" w:rsidRPr="00754AB7">
      <w:rPr>
        <w:rFonts w:ascii="Times New Roman" w:hAnsi="Times New Roman" w:cs="Times New Roman"/>
        <w:sz w:val="20"/>
        <w:lang w:val="en-US"/>
      </w:rPr>
      <w:t>@</w:t>
    </w:r>
    <w:r w:rsidR="008847BB">
      <w:rPr>
        <w:rFonts w:ascii="Times New Roman" w:hAnsi="Times New Roman" w:cs="Times New Roman"/>
        <w:sz w:val="20"/>
        <w:lang w:val="en-US"/>
      </w:rPr>
      <w:t>nudt.edu.cn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BC5ECA" w14:textId="77777777" w:rsidR="008847BB" w:rsidRDefault="008847BB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AD5E6" w14:textId="77777777" w:rsidR="008847BB" w:rsidRDefault="008847B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16AFD" w14:textId="77777777" w:rsidR="00FA26F3" w:rsidRDefault="00FA26F3">
      <w:r>
        <w:separator/>
      </w:r>
    </w:p>
  </w:footnote>
  <w:footnote w:type="continuationSeparator" w:id="0">
    <w:p w14:paraId="55350218" w14:textId="77777777" w:rsidR="00FA26F3" w:rsidRDefault="00FA26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18AEA" w14:textId="77777777" w:rsidR="008847BB" w:rsidRDefault="008847BB">
    <w:pPr>
      <w:pStyle w:val="ab"/>
      <w:jc w:val="center"/>
      <w:rPr>
        <w:rFonts w:ascii="Times New Roman" w:hAnsi="Times New Roman"/>
        <w:sz w:val="20"/>
      </w:rPr>
    </w:pPr>
    <w:r>
      <w:rPr>
        <w:rFonts w:ascii="Times New Roman" w:hAnsi="Times New Roman"/>
        <w:sz w:val="20"/>
      </w:rPr>
      <w:t xml:space="preserve">The </w:t>
    </w:r>
    <w:proofErr w:type="spellStart"/>
    <w:r>
      <w:rPr>
        <w:rFonts w:ascii="Times New Roman" w:hAnsi="Times New Roman"/>
        <w:sz w:val="20"/>
      </w:rPr>
      <w:t>European</w:t>
    </w:r>
    <w:proofErr w:type="spellEnd"/>
    <w:r>
      <w:rPr>
        <w:rFonts w:ascii="Times New Roman" w:hAnsi="Times New Roman"/>
        <w:sz w:val="20"/>
      </w:rPr>
      <w:t xml:space="preserve"> Physical Journal </w:t>
    </w:r>
    <w:proofErr w:type="spellStart"/>
    <w:r>
      <w:rPr>
        <w:rFonts w:ascii="Times New Roman" w:hAnsi="Times New Roman"/>
        <w:sz w:val="20"/>
      </w:rPr>
      <w:t>Conferences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385D9" w14:textId="77777777" w:rsidR="008847BB" w:rsidRDefault="008847BB">
    <w:pPr>
      <w:pStyle w:val="ab"/>
      <w:ind w:right="360"/>
      <w:jc w:val="center"/>
      <w:rPr>
        <w:sz w:val="20"/>
        <w:lang w:val="en-US"/>
      </w:rPr>
    </w:pPr>
    <w:r>
      <w:rPr>
        <w:sz w:val="20"/>
        <w:lang w:val="en-US"/>
      </w:rPr>
      <w:t>Title of the conference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38336" w14:textId="77777777" w:rsidR="008847BB" w:rsidRDefault="008847BB">
    <w:pPr>
      <w:pStyle w:val="ab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64AA4" w14:textId="77777777" w:rsidR="008847BB" w:rsidRPr="00AE47E9" w:rsidRDefault="008847BB" w:rsidP="00AE47E9">
    <w:pPr>
      <w:jc w:val="center"/>
      <w:rPr>
        <w:rFonts w:ascii="Times New Roman" w:hAnsi="Times New Roman" w:cs="Times New Roman"/>
        <w:sz w:val="20"/>
      </w:rPr>
    </w:pPr>
    <w:r>
      <w:rPr>
        <w:rFonts w:ascii="Times New Roman" w:hAnsi="Times New Roman" w:cs="Times New Roman"/>
        <w:sz w:val="20"/>
      </w:rPr>
      <w:t>MATEC Web of</w:t>
    </w:r>
    <w:r w:rsidRPr="00AE47E9">
      <w:rPr>
        <w:rFonts w:ascii="Times New Roman" w:hAnsi="Times New Roman" w:cs="Times New Roman"/>
        <w:sz w:val="20"/>
      </w:rPr>
      <w:t xml:space="preserve"> </w:t>
    </w:r>
    <w:proofErr w:type="spellStart"/>
    <w:r w:rsidRPr="00AE47E9">
      <w:rPr>
        <w:rFonts w:ascii="Times New Roman" w:hAnsi="Times New Roman" w:cs="Times New Roman"/>
        <w:sz w:val="20"/>
      </w:rPr>
      <w:t>Conferences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2EDFC" w14:textId="77777777" w:rsidR="008847BB" w:rsidRPr="0030455E" w:rsidRDefault="008847BB" w:rsidP="0030455E">
    <w:pPr>
      <w:suppressAutoHyphens w:val="0"/>
      <w:jc w:val="center"/>
      <w:rPr>
        <w:rFonts w:ascii="Times New Roman" w:hAnsi="Times New Roman" w:cs="Times New Roman"/>
        <w:sz w:val="20"/>
      </w:rPr>
    </w:pPr>
    <w:proofErr w:type="gramStart"/>
    <w:r w:rsidRPr="009157F3">
      <w:rPr>
        <w:rFonts w:ascii="Times New Roman" w:eastAsia="DengXian" w:hAnsi="Times New Roman" w:cs="Times New Roman"/>
        <w:sz w:val="20"/>
      </w:rPr>
      <w:t>the</w:t>
    </w:r>
    <w:proofErr w:type="gramEnd"/>
    <w:r w:rsidRPr="009157F3">
      <w:rPr>
        <w:rFonts w:ascii="Times New Roman" w:eastAsia="DengXian" w:hAnsi="Times New Roman" w:cs="Times New Roman"/>
        <w:sz w:val="20"/>
      </w:rPr>
      <w:t xml:space="preserve"> 2018 international symposium on </w:t>
    </w:r>
    <w:proofErr w:type="spellStart"/>
    <w:r w:rsidRPr="009157F3">
      <w:rPr>
        <w:rFonts w:ascii="Times New Roman" w:eastAsia="DengXian" w:hAnsi="Times New Roman" w:cs="Times New Roman"/>
        <w:sz w:val="20"/>
      </w:rPr>
      <w:t>big</w:t>
    </w:r>
    <w:proofErr w:type="spellEnd"/>
    <w:r w:rsidRPr="009157F3">
      <w:rPr>
        <w:rFonts w:ascii="Times New Roman" w:eastAsia="DengXian" w:hAnsi="Times New Roman" w:cs="Times New Roman"/>
        <w:sz w:val="20"/>
      </w:rPr>
      <w:t xml:space="preserve"> data and </w:t>
    </w:r>
    <w:proofErr w:type="spellStart"/>
    <w:r w:rsidRPr="009157F3">
      <w:rPr>
        <w:rFonts w:ascii="Times New Roman" w:eastAsia="DengXian" w:hAnsi="Times New Roman" w:cs="Times New Roman"/>
        <w:sz w:val="20"/>
      </w:rPr>
      <w:t>applied</w:t>
    </w:r>
    <w:proofErr w:type="spellEnd"/>
    <w:r w:rsidRPr="009157F3">
      <w:rPr>
        <w:rFonts w:ascii="Times New Roman" w:eastAsia="DengXian" w:hAnsi="Times New Roman" w:cs="Times New Roman"/>
        <w:sz w:val="20"/>
      </w:rPr>
      <w:t xml:space="preserve"> </w:t>
    </w:r>
    <w:proofErr w:type="spellStart"/>
    <w:r w:rsidRPr="009157F3">
      <w:rPr>
        <w:rFonts w:ascii="Times New Roman" w:eastAsia="DengXian" w:hAnsi="Times New Roman" w:cs="Times New Roman"/>
        <w:sz w:val="20"/>
      </w:rPr>
      <w:t>statistics</w:t>
    </w:r>
    <w:proofErr w:type="spell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9D23D" w14:textId="77777777" w:rsidR="008847BB" w:rsidRPr="005C32B8" w:rsidRDefault="008847BB" w:rsidP="005C32B8">
    <w:pPr>
      <w:suppressAutoHyphens w:val="0"/>
      <w:jc w:val="center"/>
      <w:rPr>
        <w:rFonts w:ascii="Times New Roman" w:hAnsi="Times New Roman" w:cs="Times New Roman"/>
        <w:sz w:val="20"/>
      </w:rPr>
    </w:pPr>
    <w:proofErr w:type="gramStart"/>
    <w:r w:rsidRPr="009157F3">
      <w:rPr>
        <w:rFonts w:ascii="Times New Roman" w:eastAsia="DengXian" w:hAnsi="Times New Roman" w:cs="Times New Roman"/>
        <w:sz w:val="20"/>
      </w:rPr>
      <w:t>the</w:t>
    </w:r>
    <w:proofErr w:type="gramEnd"/>
    <w:r w:rsidRPr="009157F3">
      <w:rPr>
        <w:rFonts w:ascii="Times New Roman" w:eastAsia="DengXian" w:hAnsi="Times New Roman" w:cs="Times New Roman"/>
        <w:sz w:val="20"/>
      </w:rPr>
      <w:t xml:space="preserve"> 2018 international symposium on </w:t>
    </w:r>
    <w:proofErr w:type="spellStart"/>
    <w:r w:rsidRPr="009157F3">
      <w:rPr>
        <w:rFonts w:ascii="Times New Roman" w:eastAsia="DengXian" w:hAnsi="Times New Roman" w:cs="Times New Roman"/>
        <w:sz w:val="20"/>
      </w:rPr>
      <w:t>big</w:t>
    </w:r>
    <w:proofErr w:type="spellEnd"/>
    <w:r w:rsidRPr="009157F3">
      <w:rPr>
        <w:rFonts w:ascii="Times New Roman" w:eastAsia="DengXian" w:hAnsi="Times New Roman" w:cs="Times New Roman"/>
        <w:sz w:val="20"/>
      </w:rPr>
      <w:t xml:space="preserve"> data and </w:t>
    </w:r>
    <w:proofErr w:type="spellStart"/>
    <w:r w:rsidRPr="009157F3">
      <w:rPr>
        <w:rFonts w:ascii="Times New Roman" w:eastAsia="DengXian" w:hAnsi="Times New Roman" w:cs="Times New Roman"/>
        <w:sz w:val="20"/>
      </w:rPr>
      <w:t>applied</w:t>
    </w:r>
    <w:proofErr w:type="spellEnd"/>
    <w:r w:rsidRPr="009157F3">
      <w:rPr>
        <w:rFonts w:ascii="Times New Roman" w:eastAsia="DengXian" w:hAnsi="Times New Roman" w:cs="Times New Roman"/>
        <w:sz w:val="20"/>
      </w:rPr>
      <w:t xml:space="preserve"> </w:t>
    </w:r>
    <w:proofErr w:type="spellStart"/>
    <w:r w:rsidRPr="009157F3">
      <w:rPr>
        <w:rFonts w:ascii="Times New Roman" w:eastAsia="DengXian" w:hAnsi="Times New Roman" w:cs="Times New Roman"/>
        <w:sz w:val="20"/>
      </w:rPr>
      <w:t>statistics</w:t>
    </w:r>
    <w:proofErr w:type="spell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23E20" w14:textId="77777777" w:rsidR="008847BB" w:rsidRPr="0030455E" w:rsidRDefault="008847BB" w:rsidP="007B5DDE">
    <w:pPr>
      <w:pStyle w:val="ab"/>
      <w:jc w:val="center"/>
    </w:pPr>
    <w:r w:rsidRPr="009325F3">
      <w:rPr>
        <w:rFonts w:ascii="Times New Roman" w:hAnsi="Times New Roman" w:cs="Times New Roman"/>
        <w:sz w:val="20"/>
      </w:rPr>
      <w:t xml:space="preserve">MATEC Web of </w:t>
    </w:r>
    <w:proofErr w:type="spellStart"/>
    <w:r w:rsidRPr="009325F3">
      <w:rPr>
        <w:rFonts w:ascii="Times New Roman" w:hAnsi="Times New Roman" w:cs="Times New Roman"/>
        <w:sz w:val="20"/>
      </w:rPr>
      <w:t>Conferences</w:t>
    </w:r>
    <w:proofErr w:type="spellEnd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B4813" w14:textId="77777777" w:rsidR="008847BB" w:rsidRPr="0030455E" w:rsidRDefault="008847BB" w:rsidP="007B5DDE">
    <w:pPr>
      <w:pStyle w:val="ab"/>
      <w:jc w:val="center"/>
    </w:pPr>
    <w:r w:rsidRPr="009325F3">
      <w:rPr>
        <w:rFonts w:ascii="Times New Roman" w:hAnsi="Times New Roman" w:cs="Times New Roman"/>
        <w:sz w:val="20"/>
      </w:rPr>
      <w:t xml:space="preserve">MATEC Web of </w:t>
    </w:r>
    <w:proofErr w:type="spellStart"/>
    <w:r w:rsidRPr="009325F3">
      <w:rPr>
        <w:rFonts w:ascii="Times New Roman" w:hAnsi="Times New Roman" w:cs="Times New Roman"/>
        <w:sz w:val="20"/>
      </w:rPr>
      <w:t>Conferences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9524191"/>
    <w:multiLevelType w:val="hybridMultilevel"/>
    <w:tmpl w:val="13DEA6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杨 超">
    <w15:presenceInfo w15:providerId="Windows Live" w15:userId="03b0d89ed24b0e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54"/>
  <w:hyphenationZone w:val="425"/>
  <w:evenAndOddHeaders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  <o:shapelayout v:ext="edit">
      <o:idmap v:ext="edit" data="2"/>
      <o:rules v:ext="edit">
        <o:r id="V:Rule1" type="connector" idref="#AutoShape 1"/>
      </o:rules>
    </o:shapelayout>
  </w:hdrShapeDefaults>
  <w:footnotePr>
    <w:pos w:val="beneathText"/>
    <w:numFmt w:val="lowerLetter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3007"/>
    <w:rsid w:val="00000A56"/>
    <w:rsid w:val="00024F83"/>
    <w:rsid w:val="00026267"/>
    <w:rsid w:val="00026FFE"/>
    <w:rsid w:val="00033CAA"/>
    <w:rsid w:val="00037A8C"/>
    <w:rsid w:val="00060F45"/>
    <w:rsid w:val="000764D8"/>
    <w:rsid w:val="000835F9"/>
    <w:rsid w:val="00097140"/>
    <w:rsid w:val="000A1A47"/>
    <w:rsid w:val="000C3CA0"/>
    <w:rsid w:val="000C7675"/>
    <w:rsid w:val="000D6DF1"/>
    <w:rsid w:val="00100FE7"/>
    <w:rsid w:val="00130408"/>
    <w:rsid w:val="001416D3"/>
    <w:rsid w:val="0015075B"/>
    <w:rsid w:val="001577BF"/>
    <w:rsid w:val="00175867"/>
    <w:rsid w:val="0018670A"/>
    <w:rsid w:val="001D52D9"/>
    <w:rsid w:val="001F2296"/>
    <w:rsid w:val="002109CD"/>
    <w:rsid w:val="00222C3B"/>
    <w:rsid w:val="0025624B"/>
    <w:rsid w:val="00262DCA"/>
    <w:rsid w:val="00281A7B"/>
    <w:rsid w:val="002B412D"/>
    <w:rsid w:val="002D0F6C"/>
    <w:rsid w:val="002D2392"/>
    <w:rsid w:val="002E2B32"/>
    <w:rsid w:val="002E5715"/>
    <w:rsid w:val="002E5AF0"/>
    <w:rsid w:val="003028AB"/>
    <w:rsid w:val="0030455E"/>
    <w:rsid w:val="0032625D"/>
    <w:rsid w:val="0033073C"/>
    <w:rsid w:val="0035496C"/>
    <w:rsid w:val="003640DB"/>
    <w:rsid w:val="00372E4F"/>
    <w:rsid w:val="00394EA2"/>
    <w:rsid w:val="003B7BB7"/>
    <w:rsid w:val="003D4B37"/>
    <w:rsid w:val="004175FD"/>
    <w:rsid w:val="00421467"/>
    <w:rsid w:val="00431FE7"/>
    <w:rsid w:val="004510DF"/>
    <w:rsid w:val="00466E26"/>
    <w:rsid w:val="004808AF"/>
    <w:rsid w:val="00485CE1"/>
    <w:rsid w:val="004A027A"/>
    <w:rsid w:val="004D16F1"/>
    <w:rsid w:val="004D7B5E"/>
    <w:rsid w:val="004E6B70"/>
    <w:rsid w:val="005002E0"/>
    <w:rsid w:val="005010FF"/>
    <w:rsid w:val="00502421"/>
    <w:rsid w:val="005363A2"/>
    <w:rsid w:val="00557009"/>
    <w:rsid w:val="00566198"/>
    <w:rsid w:val="00567CEA"/>
    <w:rsid w:val="0059046B"/>
    <w:rsid w:val="00594602"/>
    <w:rsid w:val="00594A60"/>
    <w:rsid w:val="005B0EC4"/>
    <w:rsid w:val="005C32B8"/>
    <w:rsid w:val="005D0904"/>
    <w:rsid w:val="005F3811"/>
    <w:rsid w:val="006208DE"/>
    <w:rsid w:val="00631F8D"/>
    <w:rsid w:val="00642C48"/>
    <w:rsid w:val="00653EAB"/>
    <w:rsid w:val="006E278E"/>
    <w:rsid w:val="006F6D70"/>
    <w:rsid w:val="0070508D"/>
    <w:rsid w:val="007109E3"/>
    <w:rsid w:val="0071762F"/>
    <w:rsid w:val="00737988"/>
    <w:rsid w:val="00754AB7"/>
    <w:rsid w:val="00792F60"/>
    <w:rsid w:val="007A1A29"/>
    <w:rsid w:val="007B5DDE"/>
    <w:rsid w:val="007C3EA7"/>
    <w:rsid w:val="007D11DC"/>
    <w:rsid w:val="007E1B0E"/>
    <w:rsid w:val="007E2641"/>
    <w:rsid w:val="007E61EF"/>
    <w:rsid w:val="007F5045"/>
    <w:rsid w:val="00865F47"/>
    <w:rsid w:val="008740F2"/>
    <w:rsid w:val="00883007"/>
    <w:rsid w:val="008847BB"/>
    <w:rsid w:val="008B0A9B"/>
    <w:rsid w:val="008C1AA5"/>
    <w:rsid w:val="008E5C28"/>
    <w:rsid w:val="00923740"/>
    <w:rsid w:val="0094178A"/>
    <w:rsid w:val="00944E67"/>
    <w:rsid w:val="00965F7A"/>
    <w:rsid w:val="009A26D6"/>
    <w:rsid w:val="009A2E62"/>
    <w:rsid w:val="009C49A0"/>
    <w:rsid w:val="009E1304"/>
    <w:rsid w:val="009F6C1B"/>
    <w:rsid w:val="00A1055B"/>
    <w:rsid w:val="00A166EB"/>
    <w:rsid w:val="00A20908"/>
    <w:rsid w:val="00A20B6D"/>
    <w:rsid w:val="00A46781"/>
    <w:rsid w:val="00A614B9"/>
    <w:rsid w:val="00A813D4"/>
    <w:rsid w:val="00A87E57"/>
    <w:rsid w:val="00AC45DA"/>
    <w:rsid w:val="00AC4D47"/>
    <w:rsid w:val="00AE47E9"/>
    <w:rsid w:val="00B04244"/>
    <w:rsid w:val="00B119F5"/>
    <w:rsid w:val="00B3703C"/>
    <w:rsid w:val="00B53E67"/>
    <w:rsid w:val="00B61A79"/>
    <w:rsid w:val="00B75124"/>
    <w:rsid w:val="00B96076"/>
    <w:rsid w:val="00BA691F"/>
    <w:rsid w:val="00BA7C59"/>
    <w:rsid w:val="00BB7CA0"/>
    <w:rsid w:val="00C161A5"/>
    <w:rsid w:val="00C53556"/>
    <w:rsid w:val="00C54AE1"/>
    <w:rsid w:val="00C85407"/>
    <w:rsid w:val="00CA1091"/>
    <w:rsid w:val="00CA6DFB"/>
    <w:rsid w:val="00CB03E9"/>
    <w:rsid w:val="00CB4AAA"/>
    <w:rsid w:val="00CE1772"/>
    <w:rsid w:val="00D12903"/>
    <w:rsid w:val="00D1425F"/>
    <w:rsid w:val="00D22F91"/>
    <w:rsid w:val="00D31F1C"/>
    <w:rsid w:val="00D427C3"/>
    <w:rsid w:val="00D82004"/>
    <w:rsid w:val="00D91456"/>
    <w:rsid w:val="00DA06C2"/>
    <w:rsid w:val="00DD6A9D"/>
    <w:rsid w:val="00DF0348"/>
    <w:rsid w:val="00E03EE8"/>
    <w:rsid w:val="00E10907"/>
    <w:rsid w:val="00E13960"/>
    <w:rsid w:val="00E23752"/>
    <w:rsid w:val="00E329F8"/>
    <w:rsid w:val="00E359AA"/>
    <w:rsid w:val="00E3604F"/>
    <w:rsid w:val="00E53945"/>
    <w:rsid w:val="00E66D09"/>
    <w:rsid w:val="00E733AD"/>
    <w:rsid w:val="00E91C60"/>
    <w:rsid w:val="00EA5920"/>
    <w:rsid w:val="00EC2570"/>
    <w:rsid w:val="00F04BF7"/>
    <w:rsid w:val="00F12010"/>
    <w:rsid w:val="00F266A8"/>
    <w:rsid w:val="00F2793E"/>
    <w:rsid w:val="00F72260"/>
    <w:rsid w:val="00F971FB"/>
    <w:rsid w:val="00FA26F3"/>
    <w:rsid w:val="00FA7E8E"/>
    <w:rsid w:val="00FC7006"/>
    <w:rsid w:val="00FD0394"/>
    <w:rsid w:val="00FD352B"/>
    <w:rsid w:val="00FE0F41"/>
    <w:rsid w:val="00FE16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76211F0"/>
  <w15:docId w15:val="{9C2D99B8-90E2-D34F-9B2A-7D12F8D1D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3028AB"/>
    <w:pPr>
      <w:suppressAutoHyphens/>
    </w:pPr>
    <w:rPr>
      <w:rFonts w:ascii="New York" w:hAnsi="New York" w:cs="New York"/>
      <w:sz w:val="24"/>
      <w:lang w:val="fr-FR"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-Standardschriftart">
    <w:name w:val="Absatz-Standardschriftart"/>
    <w:rsid w:val="003028AB"/>
  </w:style>
  <w:style w:type="character" w:customStyle="1" w:styleId="WW-Absatz-Standardschriftart">
    <w:name w:val="WW-Absatz-Standardschriftart"/>
    <w:rsid w:val="003028AB"/>
  </w:style>
  <w:style w:type="character" w:customStyle="1" w:styleId="WW-Absatz-Standardschriftart1">
    <w:name w:val="WW-Absatz-Standardschriftart1"/>
    <w:rsid w:val="003028AB"/>
  </w:style>
  <w:style w:type="character" w:customStyle="1" w:styleId="WW-Absatz-Standardschriftart11">
    <w:name w:val="WW-Absatz-Standardschriftart11"/>
    <w:rsid w:val="003028AB"/>
  </w:style>
  <w:style w:type="character" w:customStyle="1" w:styleId="WW-Absatz-Standardschriftart111">
    <w:name w:val="WW-Absatz-Standardschriftart111"/>
    <w:rsid w:val="003028AB"/>
  </w:style>
  <w:style w:type="character" w:customStyle="1" w:styleId="WW8Num1z1">
    <w:name w:val="WW8Num1z1"/>
    <w:rsid w:val="003028AB"/>
    <w:rPr>
      <w:rFonts w:ascii="Courier New" w:hAnsi="Courier New" w:cs="Courier New"/>
    </w:rPr>
  </w:style>
  <w:style w:type="character" w:customStyle="1" w:styleId="WW8Num1z2">
    <w:name w:val="WW8Num1z2"/>
    <w:rsid w:val="003028AB"/>
    <w:rPr>
      <w:rFonts w:ascii="Wingdings" w:hAnsi="Wingdings"/>
    </w:rPr>
  </w:style>
  <w:style w:type="character" w:customStyle="1" w:styleId="WW8Num1z3">
    <w:name w:val="WW8Num1z3"/>
    <w:rsid w:val="003028AB"/>
    <w:rPr>
      <w:rFonts w:ascii="Symbol" w:hAnsi="Symbol"/>
    </w:rPr>
  </w:style>
  <w:style w:type="character" w:customStyle="1" w:styleId="WW8Num2z0">
    <w:name w:val="WW8Num2z0"/>
    <w:rsid w:val="003028AB"/>
    <w:rPr>
      <w:rFonts w:ascii="Times New Roman" w:eastAsia="Times New Roman" w:hAnsi="Times New Roman" w:cs="Times New Roman"/>
    </w:rPr>
  </w:style>
  <w:style w:type="character" w:customStyle="1" w:styleId="WW8Num2z1">
    <w:name w:val="WW8Num2z1"/>
    <w:rsid w:val="003028AB"/>
    <w:rPr>
      <w:rFonts w:ascii="Courier New" w:hAnsi="Courier New" w:cs="Courier New"/>
    </w:rPr>
  </w:style>
  <w:style w:type="character" w:customStyle="1" w:styleId="WW8Num2z2">
    <w:name w:val="WW8Num2z2"/>
    <w:rsid w:val="003028AB"/>
    <w:rPr>
      <w:rFonts w:ascii="Wingdings" w:hAnsi="Wingdings"/>
    </w:rPr>
  </w:style>
  <w:style w:type="character" w:customStyle="1" w:styleId="WW8Num2z3">
    <w:name w:val="WW8Num2z3"/>
    <w:rsid w:val="003028AB"/>
    <w:rPr>
      <w:rFonts w:ascii="Symbol" w:hAnsi="Symbol"/>
    </w:rPr>
  </w:style>
  <w:style w:type="character" w:customStyle="1" w:styleId="WW8Num3z0">
    <w:name w:val="WW8Num3z0"/>
    <w:rsid w:val="003028AB"/>
    <w:rPr>
      <w:rFonts w:ascii="Wingdings" w:hAnsi="Wingdings"/>
    </w:rPr>
  </w:style>
  <w:style w:type="character" w:customStyle="1" w:styleId="WW8Num3z1">
    <w:name w:val="WW8Num3z1"/>
    <w:rsid w:val="003028AB"/>
    <w:rPr>
      <w:rFonts w:ascii="Courier New" w:hAnsi="Courier New" w:cs="Courier New"/>
    </w:rPr>
  </w:style>
  <w:style w:type="character" w:customStyle="1" w:styleId="WW8Num3z3">
    <w:name w:val="WW8Num3z3"/>
    <w:rsid w:val="003028AB"/>
    <w:rPr>
      <w:rFonts w:ascii="Symbol" w:hAnsi="Symbol"/>
    </w:rPr>
  </w:style>
  <w:style w:type="character" w:customStyle="1" w:styleId="WW8Num8z0">
    <w:name w:val="WW8Num8z0"/>
    <w:rsid w:val="003028AB"/>
    <w:rPr>
      <w:rFonts w:ascii="Wingdings" w:hAnsi="Wingdings"/>
    </w:rPr>
  </w:style>
  <w:style w:type="character" w:customStyle="1" w:styleId="WW8Num8z1">
    <w:name w:val="WW8Num8z1"/>
    <w:rsid w:val="003028AB"/>
    <w:rPr>
      <w:rFonts w:ascii="Courier New" w:hAnsi="Courier New" w:cs="Courier New"/>
    </w:rPr>
  </w:style>
  <w:style w:type="character" w:customStyle="1" w:styleId="WW8Num8z3">
    <w:name w:val="WW8Num8z3"/>
    <w:rsid w:val="003028AB"/>
    <w:rPr>
      <w:rFonts w:ascii="Symbol" w:hAnsi="Symbol"/>
    </w:rPr>
  </w:style>
  <w:style w:type="character" w:customStyle="1" w:styleId="WW8Num9z0">
    <w:name w:val="WW8Num9z0"/>
    <w:rsid w:val="003028AB"/>
    <w:rPr>
      <w:rFonts w:ascii="Wingdings" w:hAnsi="Wingdings"/>
    </w:rPr>
  </w:style>
  <w:style w:type="character" w:customStyle="1" w:styleId="WW8Num9z1">
    <w:name w:val="WW8Num9z1"/>
    <w:rsid w:val="003028AB"/>
    <w:rPr>
      <w:rFonts w:ascii="Courier New" w:hAnsi="Courier New" w:cs="Courier New"/>
    </w:rPr>
  </w:style>
  <w:style w:type="character" w:customStyle="1" w:styleId="WW8Num9z3">
    <w:name w:val="WW8Num9z3"/>
    <w:rsid w:val="003028AB"/>
    <w:rPr>
      <w:rFonts w:ascii="Symbol" w:hAnsi="Symbol"/>
    </w:rPr>
  </w:style>
  <w:style w:type="character" w:customStyle="1" w:styleId="WW8Num10z0">
    <w:name w:val="WW8Num10z0"/>
    <w:rsid w:val="003028AB"/>
    <w:rPr>
      <w:rFonts w:ascii="Wingdings" w:hAnsi="Wingdings"/>
    </w:rPr>
  </w:style>
  <w:style w:type="character" w:customStyle="1" w:styleId="WW8Num10z1">
    <w:name w:val="WW8Num10z1"/>
    <w:rsid w:val="003028AB"/>
    <w:rPr>
      <w:rFonts w:ascii="Courier New" w:hAnsi="Courier New" w:cs="Courier New"/>
    </w:rPr>
  </w:style>
  <w:style w:type="character" w:customStyle="1" w:styleId="WW8Num10z3">
    <w:name w:val="WW8Num10z3"/>
    <w:rsid w:val="003028AB"/>
    <w:rPr>
      <w:rFonts w:ascii="Symbol" w:hAnsi="Symbol"/>
    </w:rPr>
  </w:style>
  <w:style w:type="character" w:customStyle="1" w:styleId="Policepardfaut1">
    <w:name w:val="Police par défaut1"/>
    <w:rsid w:val="003028AB"/>
  </w:style>
  <w:style w:type="character" w:customStyle="1" w:styleId="FootnoteCharacters">
    <w:name w:val="Footnote Characters"/>
    <w:basedOn w:val="Policepardfaut1"/>
    <w:rsid w:val="003028AB"/>
    <w:rPr>
      <w:position w:val="1"/>
      <w:sz w:val="16"/>
    </w:rPr>
  </w:style>
  <w:style w:type="character" w:styleId="a3">
    <w:name w:val="page number"/>
    <w:basedOn w:val="Policepardfaut1"/>
    <w:rsid w:val="003028AB"/>
  </w:style>
  <w:style w:type="character" w:customStyle="1" w:styleId="CarCar1">
    <w:name w:val="Car Car1"/>
    <w:basedOn w:val="Policepardfaut1"/>
    <w:rsid w:val="003028AB"/>
    <w:rPr>
      <w:sz w:val="24"/>
    </w:rPr>
  </w:style>
  <w:style w:type="character" w:customStyle="1" w:styleId="CarCar">
    <w:name w:val="Car Car"/>
    <w:basedOn w:val="Policepardfaut1"/>
    <w:rsid w:val="003028AB"/>
    <w:rPr>
      <w:rFonts w:ascii="Tahoma" w:hAnsi="Tahoma" w:cs="Tahoma"/>
      <w:sz w:val="16"/>
      <w:szCs w:val="16"/>
    </w:rPr>
  </w:style>
  <w:style w:type="character" w:customStyle="1" w:styleId="stitrecomplet">
    <w:name w:val="stitre_complet"/>
    <w:basedOn w:val="Policepardfaut1"/>
    <w:rsid w:val="003028AB"/>
  </w:style>
  <w:style w:type="character" w:styleId="a4">
    <w:name w:val="footnote reference"/>
    <w:semiHidden/>
    <w:rsid w:val="003028AB"/>
    <w:rPr>
      <w:vertAlign w:val="superscript"/>
    </w:rPr>
  </w:style>
  <w:style w:type="character" w:customStyle="1" w:styleId="EndnoteCharacters">
    <w:name w:val="Endnote Characters"/>
    <w:rsid w:val="003028AB"/>
    <w:rPr>
      <w:vertAlign w:val="superscript"/>
    </w:rPr>
  </w:style>
  <w:style w:type="character" w:customStyle="1" w:styleId="WW-EndnoteCharacters">
    <w:name w:val="WW-Endnote Characters"/>
    <w:rsid w:val="003028AB"/>
  </w:style>
  <w:style w:type="character" w:styleId="a5">
    <w:name w:val="endnote reference"/>
    <w:semiHidden/>
    <w:rsid w:val="003028AB"/>
    <w:rPr>
      <w:vertAlign w:val="superscript"/>
    </w:rPr>
  </w:style>
  <w:style w:type="paragraph" w:customStyle="1" w:styleId="Heading">
    <w:name w:val="Heading"/>
    <w:basedOn w:val="a"/>
    <w:next w:val="a6"/>
    <w:rsid w:val="003028AB"/>
    <w:pPr>
      <w:keepNext/>
      <w:spacing w:before="240" w:after="120"/>
    </w:pPr>
    <w:rPr>
      <w:rFonts w:ascii="Arial" w:eastAsia="Bitstream Vera Sans" w:hAnsi="Arial" w:cs="Bitstream Vera Sans"/>
      <w:sz w:val="28"/>
      <w:szCs w:val="28"/>
    </w:rPr>
  </w:style>
  <w:style w:type="paragraph" w:styleId="a6">
    <w:name w:val="Body Text"/>
    <w:basedOn w:val="a"/>
    <w:rsid w:val="003028AB"/>
    <w:pPr>
      <w:jc w:val="both"/>
    </w:pPr>
    <w:rPr>
      <w:rFonts w:ascii="Times" w:hAnsi="Times"/>
      <w:sz w:val="20"/>
      <w:lang w:val="en-GB"/>
    </w:rPr>
  </w:style>
  <w:style w:type="paragraph" w:styleId="a7">
    <w:name w:val="List"/>
    <w:basedOn w:val="a6"/>
    <w:rsid w:val="003028AB"/>
  </w:style>
  <w:style w:type="paragraph" w:customStyle="1" w:styleId="1">
    <w:name w:val="题注1"/>
    <w:basedOn w:val="a"/>
    <w:rsid w:val="003028AB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rsid w:val="003028AB"/>
    <w:pPr>
      <w:suppressLineNumbers/>
    </w:pPr>
  </w:style>
  <w:style w:type="paragraph" w:styleId="a8">
    <w:name w:val="footer"/>
    <w:basedOn w:val="a"/>
    <w:link w:val="a9"/>
    <w:uiPriority w:val="99"/>
    <w:rsid w:val="003028AB"/>
  </w:style>
  <w:style w:type="paragraph" w:styleId="aa">
    <w:name w:val="footnote text"/>
    <w:basedOn w:val="a"/>
    <w:semiHidden/>
    <w:rsid w:val="003028AB"/>
    <w:rPr>
      <w:sz w:val="20"/>
    </w:rPr>
  </w:style>
  <w:style w:type="paragraph" w:customStyle="1" w:styleId="ref">
    <w:name w:val="ref"/>
    <w:basedOn w:val="a"/>
    <w:rsid w:val="003028AB"/>
    <w:pPr>
      <w:spacing w:line="480" w:lineRule="atLeast"/>
      <w:jc w:val="both"/>
    </w:pPr>
    <w:rPr>
      <w:rFonts w:ascii="Times" w:hAnsi="Times"/>
    </w:rPr>
  </w:style>
  <w:style w:type="paragraph" w:styleId="ab">
    <w:name w:val="header"/>
    <w:basedOn w:val="a"/>
    <w:rsid w:val="003028AB"/>
  </w:style>
  <w:style w:type="paragraph" w:styleId="ac">
    <w:name w:val="Balloon Text"/>
    <w:basedOn w:val="a"/>
    <w:rsid w:val="003028AB"/>
    <w:rPr>
      <w:rFonts w:ascii="Tahoma" w:hAnsi="Tahoma" w:cs="Tahoma"/>
      <w:sz w:val="16"/>
      <w:szCs w:val="16"/>
    </w:rPr>
  </w:style>
  <w:style w:type="paragraph" w:styleId="ad">
    <w:name w:val="List Paragraph"/>
    <w:basedOn w:val="a"/>
    <w:qFormat/>
    <w:rsid w:val="003028AB"/>
    <w:pPr>
      <w:ind w:left="720"/>
    </w:pPr>
  </w:style>
  <w:style w:type="paragraph" w:customStyle="1" w:styleId="TableContents">
    <w:name w:val="Table Contents"/>
    <w:basedOn w:val="a"/>
    <w:rsid w:val="003028AB"/>
    <w:pPr>
      <w:suppressLineNumbers/>
    </w:pPr>
  </w:style>
  <w:style w:type="paragraph" w:customStyle="1" w:styleId="TableHeading">
    <w:name w:val="Table Heading"/>
    <w:basedOn w:val="TableContents"/>
    <w:rsid w:val="003028AB"/>
    <w:pPr>
      <w:jc w:val="center"/>
    </w:pPr>
    <w:rPr>
      <w:b/>
      <w:bCs/>
    </w:rPr>
  </w:style>
  <w:style w:type="character" w:styleId="ae">
    <w:name w:val="Strong"/>
    <w:basedOn w:val="a0"/>
    <w:uiPriority w:val="22"/>
    <w:qFormat/>
    <w:rsid w:val="00D31F1C"/>
    <w:rPr>
      <w:b/>
      <w:bCs/>
    </w:rPr>
  </w:style>
  <w:style w:type="character" w:customStyle="1" w:styleId="a9">
    <w:name w:val="页脚 字符"/>
    <w:basedOn w:val="a0"/>
    <w:link w:val="a8"/>
    <w:uiPriority w:val="99"/>
    <w:rsid w:val="0030455E"/>
    <w:rPr>
      <w:rFonts w:ascii="New York" w:hAnsi="New York" w:cs="New York"/>
      <w:sz w:val="24"/>
      <w:lang w:val="fr-FR" w:eastAsia="ar-SA"/>
    </w:rPr>
  </w:style>
  <w:style w:type="paragraph" w:customStyle="1" w:styleId="FirstParagraph">
    <w:name w:val="First Paragraph"/>
    <w:basedOn w:val="a6"/>
    <w:next w:val="a6"/>
    <w:qFormat/>
    <w:rsid w:val="007B5DDE"/>
    <w:pPr>
      <w:suppressAutoHyphens w:val="0"/>
      <w:spacing w:before="180" w:after="180"/>
      <w:jc w:val="left"/>
    </w:pPr>
    <w:rPr>
      <w:rFonts w:asciiTheme="minorHAnsi" w:hAnsiTheme="minorHAnsi" w:cstheme="minorBidi"/>
      <w:sz w:val="24"/>
      <w:szCs w:val="24"/>
      <w:lang w:val="en-US" w:eastAsia="en-US"/>
    </w:rPr>
  </w:style>
  <w:style w:type="character" w:styleId="af">
    <w:name w:val="Hyperlink"/>
    <w:basedOn w:val="a0"/>
    <w:rsid w:val="007B5DDE"/>
    <w:rPr>
      <w:color w:val="4472C4" w:themeColor="accent1"/>
    </w:rPr>
  </w:style>
  <w:style w:type="table" w:styleId="af0">
    <w:name w:val="Table Grid"/>
    <w:basedOn w:val="a1"/>
    <w:rsid w:val="00E109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rsid w:val="001F2296"/>
    <w:rPr>
      <w:sz w:val="21"/>
      <w:szCs w:val="21"/>
    </w:rPr>
  </w:style>
  <w:style w:type="paragraph" w:styleId="af2">
    <w:name w:val="annotation text"/>
    <w:basedOn w:val="a"/>
    <w:link w:val="af3"/>
    <w:rsid w:val="001F2296"/>
  </w:style>
  <w:style w:type="character" w:customStyle="1" w:styleId="af3">
    <w:name w:val="批注文字 字符"/>
    <w:basedOn w:val="a0"/>
    <w:link w:val="af2"/>
    <w:rsid w:val="001F2296"/>
    <w:rPr>
      <w:rFonts w:ascii="New York" w:hAnsi="New York" w:cs="New York"/>
      <w:sz w:val="24"/>
      <w:lang w:val="fr-FR" w:eastAsia="ar-SA"/>
    </w:rPr>
  </w:style>
  <w:style w:type="paragraph" w:styleId="af4">
    <w:name w:val="annotation subject"/>
    <w:basedOn w:val="af2"/>
    <w:next w:val="af2"/>
    <w:link w:val="af5"/>
    <w:rsid w:val="001F2296"/>
    <w:rPr>
      <w:b/>
      <w:bCs/>
    </w:rPr>
  </w:style>
  <w:style w:type="character" w:customStyle="1" w:styleId="af5">
    <w:name w:val="批注主题 字符"/>
    <w:basedOn w:val="af3"/>
    <w:link w:val="af4"/>
    <w:rsid w:val="001F2296"/>
    <w:rPr>
      <w:rFonts w:ascii="New York" w:hAnsi="New York" w:cs="New York"/>
      <w:b/>
      <w:bCs/>
      <w:sz w:val="24"/>
      <w:lang w:val="fr-FR" w:eastAsia="ar-SA"/>
    </w:rPr>
  </w:style>
  <w:style w:type="paragraph" w:styleId="af6">
    <w:name w:val="Revision"/>
    <w:hidden/>
    <w:uiPriority w:val="99"/>
    <w:semiHidden/>
    <w:rsid w:val="002109CD"/>
    <w:rPr>
      <w:rFonts w:ascii="New York" w:hAnsi="New York" w:cs="New York"/>
      <w:sz w:val="24"/>
      <w:lang w:val="fr-FR" w:eastAsia="ar-SA"/>
    </w:rPr>
  </w:style>
  <w:style w:type="character" w:styleId="af7">
    <w:name w:val="Placeholder Text"/>
    <w:basedOn w:val="a0"/>
    <w:uiPriority w:val="99"/>
    <w:semiHidden/>
    <w:rsid w:val="00F279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11/relationships/commentsExtended" Target="commentsExtended.xml"/><Relationship Id="rId18" Type="http://schemas.openxmlformats.org/officeDocument/2006/relationships/header" Target="header7.xm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header" Target="header6.xml"/><Relationship Id="rId25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8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header" Target="header3.xml"/><Relationship Id="rId19" Type="http://schemas.openxmlformats.org/officeDocument/2006/relationships/footer" Target="footer2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microsoft.com/office/2016/09/relationships/commentsIds" Target="commentsIds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33F5E572-E3E8-4F42-8DF7-B850A76D4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2352</Words>
  <Characters>13412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This space should be left blank, except for the name of the first author. (The publisher will re-type the main title, author names and addresses. Please give this information on a separate page.)</vt:lpstr>
    </vt:vector>
  </TitlesOfParts>
  <Company>EDP SCIENCES</Company>
  <LinksUpToDate>false</LinksUpToDate>
  <CharactersWithSpaces>15733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This space should be left blank, except for the name of the first author. (The publisher will re-type the main title, author names and addresses. Please give this information on a separate page.)</dc:title>
  <dc:subject/>
  <dc:creator>Houlbert</dc:creator>
  <cp:keywords/>
  <cp:lastModifiedBy>杨 超</cp:lastModifiedBy>
  <cp:revision>4</cp:revision>
  <cp:lastPrinted>2018-09-15T14:15:00Z</cp:lastPrinted>
  <dcterms:created xsi:type="dcterms:W3CDTF">2018-09-15T14:18:00Z</dcterms:created>
  <dcterms:modified xsi:type="dcterms:W3CDTF">2018-09-16T04:51:00Z</dcterms:modified>
</cp:coreProperties>
</file>